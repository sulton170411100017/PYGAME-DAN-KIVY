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37F6" w:rsidRDefault="00DA37F6" w:rsidP="00DA37F6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3A3A3A"/>
          <w:sz w:val="40"/>
          <w:szCs w:val="40"/>
          <w:bdr w:val="none" w:sz="0" w:space="0" w:color="auto" w:frame="1"/>
        </w:rPr>
      </w:pPr>
    </w:p>
    <w:p w:rsidR="00463761" w:rsidRDefault="00463761" w:rsidP="00463761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3A3A3A"/>
          <w:sz w:val="40"/>
          <w:szCs w:val="40"/>
          <w:bdr w:val="none" w:sz="0" w:space="0" w:color="auto" w:frame="1"/>
        </w:rPr>
      </w:pPr>
      <w:r>
        <w:rPr>
          <w:color w:val="3A3A3A"/>
          <w:sz w:val="40"/>
          <w:szCs w:val="40"/>
          <w:bdr w:val="none" w:sz="0" w:space="0" w:color="auto" w:frame="1"/>
        </w:rPr>
        <w:t>MAKALAH</w:t>
      </w:r>
    </w:p>
    <w:p w:rsidR="00463761" w:rsidRDefault="00463761" w:rsidP="00463761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3A3A3A"/>
          <w:sz w:val="40"/>
          <w:szCs w:val="40"/>
          <w:bdr w:val="none" w:sz="0" w:space="0" w:color="auto" w:frame="1"/>
        </w:rPr>
      </w:pPr>
      <w:r>
        <w:rPr>
          <w:color w:val="3A3A3A"/>
          <w:sz w:val="40"/>
          <w:szCs w:val="40"/>
          <w:bdr w:val="none" w:sz="0" w:space="0" w:color="auto" w:frame="1"/>
        </w:rPr>
        <w:t>LAPORAN PROJECT</w:t>
      </w:r>
    </w:p>
    <w:p w:rsidR="00DA37F6" w:rsidRPr="00DA37F6" w:rsidRDefault="00DA37F6" w:rsidP="00DA37F6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3A3A3A"/>
          <w:sz w:val="40"/>
          <w:szCs w:val="40"/>
          <w:bdr w:val="none" w:sz="0" w:space="0" w:color="auto" w:frame="1"/>
        </w:rPr>
      </w:pPr>
      <w:r>
        <w:rPr>
          <w:color w:val="3A3A3A"/>
          <w:sz w:val="40"/>
          <w:szCs w:val="40"/>
          <w:bdr w:val="none" w:sz="0" w:space="0" w:color="auto" w:frame="1"/>
        </w:rPr>
        <w:t xml:space="preserve">“BAHASA PEMROGRAMAN </w:t>
      </w:r>
      <w:r w:rsidR="00463761">
        <w:rPr>
          <w:color w:val="3A3A3A"/>
          <w:sz w:val="40"/>
          <w:szCs w:val="40"/>
          <w:bdr w:val="none" w:sz="0" w:space="0" w:color="auto" w:frame="1"/>
        </w:rPr>
        <w:t xml:space="preserve">PYGAME DAN </w:t>
      </w:r>
      <w:r w:rsidR="00463761">
        <w:rPr>
          <w:noProof/>
          <w:color w:val="3A3A3A"/>
          <w:sz w:val="40"/>
          <w:szCs w:val="40"/>
          <w:bdr w:val="none" w:sz="0" w:space="0" w:color="auto" w:frame="1"/>
        </w:rPr>
        <w:drawing>
          <wp:anchor distT="0" distB="0" distL="114300" distR="114300" simplePos="0" relativeHeight="251658240" behindDoc="1" locked="0" layoutInCell="1" allowOverlap="1" wp14:anchorId="6A98DF9F" wp14:editId="05C7D266">
            <wp:simplePos x="0" y="0"/>
            <wp:positionH relativeFrom="column">
              <wp:posOffset>1074420</wp:posOffset>
            </wp:positionH>
            <wp:positionV relativeFrom="paragraph">
              <wp:posOffset>291465</wp:posOffset>
            </wp:positionV>
            <wp:extent cx="2143125" cy="214312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3A3A3A"/>
          <w:sz w:val="40"/>
          <w:szCs w:val="40"/>
          <w:bdr w:val="none" w:sz="0" w:space="0" w:color="auto" w:frame="1"/>
        </w:rPr>
        <w:t>KIVY”</w:t>
      </w:r>
    </w:p>
    <w:p w:rsidR="002A3996" w:rsidRDefault="002A3996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2A3996" w:rsidRDefault="00463761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  <w:r>
        <w:rPr>
          <w:noProof/>
          <w:color w:val="3A3A3A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59264" behindDoc="0" locked="0" layoutInCell="1" allowOverlap="1" wp14:anchorId="20C5B926" wp14:editId="5C5CB40E">
            <wp:simplePos x="0" y="0"/>
            <wp:positionH relativeFrom="column">
              <wp:posOffset>1055370</wp:posOffset>
            </wp:positionH>
            <wp:positionV relativeFrom="paragraph">
              <wp:posOffset>108585</wp:posOffset>
            </wp:positionV>
            <wp:extent cx="3200400" cy="307657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3996" w:rsidRDefault="002A3996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2A3996" w:rsidRDefault="002A3996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2A3996" w:rsidRDefault="002A3996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2A3996" w:rsidRDefault="002A3996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2A3996" w:rsidRDefault="002A3996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2A3996" w:rsidRDefault="002A3996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2A3996" w:rsidRDefault="002A3996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2A3996" w:rsidRDefault="002A3996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2A3996" w:rsidRDefault="002A3996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2A3996" w:rsidRDefault="002A3996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2A3996" w:rsidRDefault="002A3996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2A3996" w:rsidRDefault="002A3996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2A3996" w:rsidRDefault="002A3996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2A3996" w:rsidRDefault="002A3996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2A3996" w:rsidRDefault="002A3996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2A3996" w:rsidRDefault="002A3996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463761" w:rsidRDefault="00463761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463761" w:rsidRDefault="00463761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463761" w:rsidRDefault="00463761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463761" w:rsidRDefault="00463761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463761" w:rsidRDefault="00463761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463761" w:rsidRDefault="00463761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2A3996" w:rsidRPr="00463761" w:rsidRDefault="00463761" w:rsidP="00463761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3A3A3A"/>
          <w:bdr w:val="none" w:sz="0" w:space="0" w:color="auto" w:frame="1"/>
        </w:rPr>
      </w:pPr>
      <w:proofErr w:type="gramStart"/>
      <w:r w:rsidRPr="00463761">
        <w:rPr>
          <w:color w:val="3A3A3A"/>
          <w:bdr w:val="none" w:sz="0" w:space="0" w:color="auto" w:frame="1"/>
        </w:rPr>
        <w:t>OLEH :</w:t>
      </w:r>
      <w:proofErr w:type="gramEnd"/>
    </w:p>
    <w:p w:rsidR="00463761" w:rsidRPr="00463761" w:rsidRDefault="00463761" w:rsidP="00463761">
      <w:pPr>
        <w:pStyle w:val="NormalWeb"/>
        <w:shd w:val="clear" w:color="auto" w:fill="FFFFFF"/>
        <w:spacing w:before="0" w:beforeAutospacing="0" w:after="0" w:afterAutospacing="0"/>
        <w:ind w:left="2160"/>
        <w:jc w:val="both"/>
        <w:rPr>
          <w:color w:val="3A3A3A"/>
          <w:bdr w:val="none" w:sz="0" w:space="0" w:color="auto" w:frame="1"/>
        </w:rPr>
      </w:pPr>
    </w:p>
    <w:p w:rsidR="00463761" w:rsidRPr="00463761" w:rsidRDefault="00463761" w:rsidP="00463761">
      <w:pPr>
        <w:pStyle w:val="NormalWeb"/>
        <w:shd w:val="clear" w:color="auto" w:fill="FFFFFF"/>
        <w:spacing w:before="0" w:beforeAutospacing="0" w:after="0" w:afterAutospacing="0"/>
        <w:ind w:left="1440" w:firstLine="720"/>
        <w:jc w:val="both"/>
        <w:rPr>
          <w:color w:val="3A3A3A"/>
          <w:bdr w:val="none" w:sz="0" w:space="0" w:color="auto" w:frame="1"/>
        </w:rPr>
      </w:pPr>
      <w:r w:rsidRPr="00463761">
        <w:rPr>
          <w:color w:val="3A3A3A"/>
          <w:bdr w:val="none" w:sz="0" w:space="0" w:color="auto" w:frame="1"/>
        </w:rPr>
        <w:t>SULTON AJI DARMAWAN (170411100017)</w:t>
      </w:r>
    </w:p>
    <w:p w:rsidR="00463761" w:rsidRPr="00463761" w:rsidRDefault="00463761" w:rsidP="00463761">
      <w:pPr>
        <w:pStyle w:val="NormalWeb"/>
        <w:shd w:val="clear" w:color="auto" w:fill="FFFFFF"/>
        <w:spacing w:before="0" w:beforeAutospacing="0" w:after="0" w:afterAutospacing="0"/>
        <w:ind w:left="2160"/>
        <w:jc w:val="both"/>
        <w:rPr>
          <w:color w:val="3A3A3A"/>
          <w:bdr w:val="none" w:sz="0" w:space="0" w:color="auto" w:frame="1"/>
        </w:rPr>
      </w:pPr>
      <w:proofErr w:type="gramStart"/>
      <w:r w:rsidRPr="00463761">
        <w:rPr>
          <w:color w:val="3A3A3A"/>
          <w:bdr w:val="none" w:sz="0" w:space="0" w:color="auto" w:frame="1"/>
        </w:rPr>
        <w:t>ACH.</w:t>
      </w:r>
      <w:proofErr w:type="gramEnd"/>
      <w:r w:rsidRPr="00463761">
        <w:rPr>
          <w:color w:val="3A3A3A"/>
          <w:bdr w:val="none" w:sz="0" w:space="0" w:color="auto" w:frame="1"/>
        </w:rPr>
        <w:t xml:space="preserve"> HANAFI                      </w:t>
      </w:r>
      <w:r>
        <w:rPr>
          <w:color w:val="3A3A3A"/>
          <w:bdr w:val="none" w:sz="0" w:space="0" w:color="auto" w:frame="1"/>
        </w:rPr>
        <w:t xml:space="preserve">  </w:t>
      </w:r>
      <w:r w:rsidRPr="00463761">
        <w:rPr>
          <w:color w:val="3A3A3A"/>
          <w:bdr w:val="none" w:sz="0" w:space="0" w:color="auto" w:frame="1"/>
        </w:rPr>
        <w:t>(170411100027)</w:t>
      </w:r>
    </w:p>
    <w:p w:rsidR="002A3996" w:rsidRDefault="002A3996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463761" w:rsidRDefault="00463761" w:rsidP="00463761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3A3A3A"/>
          <w:sz w:val="36"/>
          <w:szCs w:val="36"/>
          <w:bdr w:val="none" w:sz="0" w:space="0" w:color="auto" w:frame="1"/>
        </w:rPr>
      </w:pPr>
    </w:p>
    <w:p w:rsidR="00463761" w:rsidRDefault="00463761" w:rsidP="00463761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3A3A3A"/>
          <w:sz w:val="36"/>
          <w:szCs w:val="36"/>
          <w:bdr w:val="none" w:sz="0" w:space="0" w:color="auto" w:frame="1"/>
        </w:rPr>
      </w:pPr>
      <w:r>
        <w:rPr>
          <w:color w:val="3A3A3A"/>
          <w:sz w:val="36"/>
          <w:szCs w:val="36"/>
          <w:bdr w:val="none" w:sz="0" w:space="0" w:color="auto" w:frame="1"/>
        </w:rPr>
        <w:t>PEMROGRAMAN BERBASIS OBJECT</w:t>
      </w:r>
    </w:p>
    <w:p w:rsidR="00463761" w:rsidRDefault="00463761" w:rsidP="00463761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3A3A3A"/>
          <w:sz w:val="36"/>
          <w:szCs w:val="36"/>
          <w:bdr w:val="none" w:sz="0" w:space="0" w:color="auto" w:frame="1"/>
        </w:rPr>
      </w:pPr>
    </w:p>
    <w:p w:rsidR="00463761" w:rsidRPr="00463761" w:rsidRDefault="00463761" w:rsidP="00463761">
      <w:pPr>
        <w:pStyle w:val="NormalWeb"/>
        <w:shd w:val="clear" w:color="auto" w:fill="FFFFFF"/>
        <w:spacing w:before="0" w:beforeAutospacing="0" w:after="0" w:afterAutospacing="0"/>
        <w:rPr>
          <w:color w:val="3A3A3A"/>
          <w:sz w:val="36"/>
          <w:szCs w:val="36"/>
          <w:bdr w:val="none" w:sz="0" w:space="0" w:color="auto" w:frame="1"/>
        </w:rPr>
      </w:pPr>
    </w:p>
    <w:p w:rsidR="00463761" w:rsidRPr="00463761" w:rsidRDefault="00463761" w:rsidP="00463761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3A3A3A"/>
          <w:sz w:val="36"/>
          <w:szCs w:val="36"/>
          <w:bdr w:val="none" w:sz="0" w:space="0" w:color="auto" w:frame="1"/>
        </w:rPr>
      </w:pPr>
      <w:r w:rsidRPr="00463761">
        <w:rPr>
          <w:color w:val="3A3A3A"/>
          <w:sz w:val="36"/>
          <w:szCs w:val="36"/>
          <w:bdr w:val="none" w:sz="0" w:space="0" w:color="auto" w:frame="1"/>
        </w:rPr>
        <w:t>TEKNIK INFORMATIKA</w:t>
      </w:r>
    </w:p>
    <w:p w:rsidR="00463761" w:rsidRPr="00463761" w:rsidRDefault="00463761" w:rsidP="00463761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3A3A3A"/>
          <w:sz w:val="36"/>
          <w:szCs w:val="36"/>
          <w:bdr w:val="none" w:sz="0" w:space="0" w:color="auto" w:frame="1"/>
        </w:rPr>
      </w:pPr>
      <w:r w:rsidRPr="00463761">
        <w:rPr>
          <w:color w:val="3A3A3A"/>
          <w:sz w:val="36"/>
          <w:szCs w:val="36"/>
          <w:bdr w:val="none" w:sz="0" w:space="0" w:color="auto" w:frame="1"/>
        </w:rPr>
        <w:t>UNIVERSITAS TRUNOJOYO MADURA</w:t>
      </w:r>
    </w:p>
    <w:p w:rsidR="00463761" w:rsidRPr="00463761" w:rsidRDefault="00463761" w:rsidP="00463761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3A3A3A"/>
          <w:sz w:val="36"/>
          <w:szCs w:val="36"/>
          <w:bdr w:val="none" w:sz="0" w:space="0" w:color="auto" w:frame="1"/>
        </w:rPr>
      </w:pPr>
      <w:r w:rsidRPr="00463761">
        <w:rPr>
          <w:color w:val="3A3A3A"/>
          <w:sz w:val="36"/>
          <w:szCs w:val="36"/>
          <w:bdr w:val="none" w:sz="0" w:space="0" w:color="auto" w:frame="1"/>
        </w:rPr>
        <w:t>TAHUN AJARAN 2018 – 2019</w:t>
      </w:r>
    </w:p>
    <w:p w:rsidR="00463761" w:rsidRDefault="00463761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463761" w:rsidRDefault="00463761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463761" w:rsidRDefault="00463761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A0059A" w:rsidRDefault="00A0059A" w:rsidP="00A0059A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color w:val="3A3A3A"/>
          <w:szCs w:val="22"/>
          <w:bdr w:val="none" w:sz="0" w:space="0" w:color="auto" w:frame="1"/>
        </w:rPr>
      </w:pPr>
      <w:r w:rsidRPr="00A0059A">
        <w:rPr>
          <w:b/>
          <w:color w:val="3A3A3A"/>
          <w:szCs w:val="22"/>
          <w:bdr w:val="none" w:sz="0" w:space="0" w:color="auto" w:frame="1"/>
        </w:rPr>
        <w:lastRenderedPageBreak/>
        <w:t>KATA PENGANTAR</w:t>
      </w:r>
    </w:p>
    <w:p w:rsidR="00A0059A" w:rsidRPr="00A0059A" w:rsidRDefault="00A0059A" w:rsidP="00A0059A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color w:val="3A3A3A"/>
          <w:szCs w:val="22"/>
          <w:bdr w:val="none" w:sz="0" w:space="0" w:color="auto" w:frame="1"/>
        </w:rPr>
      </w:pPr>
    </w:p>
    <w:p w:rsidR="00FF6C78" w:rsidRDefault="00FF6C78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Assalamu’alaikum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warahmatullahi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wabarakatuh</w:t>
      </w:r>
      <w:proofErr w:type="spellEnd"/>
    </w:p>
    <w:p w:rsidR="00FF6C78" w:rsidRPr="00FF6C78" w:rsidRDefault="00FF6C78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</w:rPr>
      </w:pPr>
    </w:p>
    <w:p w:rsidR="00FF6C78" w:rsidRDefault="00FF6C78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  <w:proofErr w:type="spellStart"/>
      <w:proofErr w:type="gramStart"/>
      <w:r w:rsidRPr="00FF6C78">
        <w:rPr>
          <w:color w:val="3A3A3A"/>
          <w:sz w:val="22"/>
          <w:szCs w:val="22"/>
          <w:bdr w:val="none" w:sz="0" w:space="0" w:color="auto" w:frame="1"/>
        </w:rPr>
        <w:t>Segala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puji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bagi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Allah SWT yang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telah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memberikan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kami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kemudahan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sehingga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r w:rsidR="00DA37F6">
        <w:rPr>
          <w:color w:val="3A3A3A"/>
          <w:sz w:val="22"/>
          <w:szCs w:val="22"/>
          <w:bdr w:val="none" w:sz="0" w:space="0" w:color="auto" w:frame="1"/>
        </w:rPr>
        <w:t xml:space="preserve">kami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dapat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menyelesaikan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laporan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ini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dengan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tepat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waktu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>.</w:t>
      </w:r>
      <w:proofErr w:type="gram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Tanpa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pertolongan-Nya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tentunya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kami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tidak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proofErr w:type="gramStart"/>
      <w:r w:rsidRPr="00FF6C78">
        <w:rPr>
          <w:color w:val="3A3A3A"/>
          <w:sz w:val="22"/>
          <w:szCs w:val="22"/>
          <w:bdr w:val="none" w:sz="0" w:space="0" w:color="auto" w:frame="1"/>
        </w:rPr>
        <w:t>akan</w:t>
      </w:r>
      <w:proofErr w:type="spellEnd"/>
      <w:proofErr w:type="gram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sanggup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untuk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menyelesaikan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makalah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ini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dengan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baik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.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Shalawat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serta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salam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semoga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terlimpah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curahkan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kepada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baginda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tercinta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kita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yaitu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Nabi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Muhammad SAW yang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kita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nanti-nati</w:t>
      </w:r>
      <w:r w:rsidR="00DA37F6">
        <w:rPr>
          <w:color w:val="3A3A3A"/>
          <w:sz w:val="22"/>
          <w:szCs w:val="22"/>
          <w:bdr w:val="none" w:sz="0" w:space="0" w:color="auto" w:frame="1"/>
        </w:rPr>
        <w:t>kan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syafa’atnya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di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akhirat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nant</w:t>
      </w:r>
      <w:proofErr w:type="spellEnd"/>
      <w:proofErr w:type="gramStart"/>
      <w:r w:rsidR="00DA37F6">
        <w:rPr>
          <w:color w:val="3A3A3A"/>
          <w:sz w:val="22"/>
          <w:szCs w:val="22"/>
          <w:bdr w:val="none" w:sz="0" w:space="0" w:color="auto" w:frame="1"/>
        </w:rPr>
        <w:t>.</w:t>
      </w:r>
      <w:r w:rsidRPr="00FF6C78">
        <w:rPr>
          <w:color w:val="3A3A3A"/>
          <w:sz w:val="22"/>
          <w:szCs w:val="22"/>
          <w:bdr w:val="none" w:sz="0" w:space="0" w:color="auto" w:frame="1"/>
        </w:rPr>
        <w:t>.</w:t>
      </w:r>
      <w:proofErr w:type="gramEnd"/>
    </w:p>
    <w:p w:rsidR="00FF6C78" w:rsidRPr="00FF6C78" w:rsidRDefault="00FF6C78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</w:rPr>
      </w:pPr>
    </w:p>
    <w:p w:rsidR="00FF6C78" w:rsidRDefault="00FF6C78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Penulis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mengucapkan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syukur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kepada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Allah SWT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atas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limpahan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nikmat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s</w:t>
      </w:r>
      <w:r w:rsidR="00DA37F6">
        <w:rPr>
          <w:color w:val="3A3A3A"/>
          <w:sz w:val="22"/>
          <w:szCs w:val="22"/>
          <w:bdr w:val="none" w:sz="0" w:space="0" w:color="auto" w:frame="1"/>
        </w:rPr>
        <w:t>ehat-Nya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,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baik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itu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berupa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sehat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fisik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maupun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akal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pikiran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,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sehingga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penulis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mampu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untuk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menyelesaikan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pembuatan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laporan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sebagai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tugas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akhir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dari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mata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ku</w:t>
      </w:r>
      <w:r w:rsidR="00DA37F6">
        <w:rPr>
          <w:color w:val="3A3A3A"/>
          <w:sz w:val="22"/>
          <w:szCs w:val="22"/>
          <w:bdr w:val="none" w:sz="0" w:space="0" w:color="auto" w:frame="1"/>
        </w:rPr>
        <w:t>liah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Hukum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PEMROGRAMAN BERBASIS OBJECT (PBO)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dengan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project </w:t>
      </w:r>
      <w:r w:rsidRPr="00FF6C78">
        <w:rPr>
          <w:color w:val="3A3A3A"/>
          <w:sz w:val="22"/>
          <w:szCs w:val="22"/>
          <w:bdr w:val="none" w:sz="0" w:space="0" w:color="auto" w:frame="1"/>
        </w:rPr>
        <w:t>“</w:t>
      </w:r>
      <w:r w:rsidR="00DA37F6">
        <w:rPr>
          <w:color w:val="3A3A3A"/>
          <w:sz w:val="22"/>
          <w:szCs w:val="22"/>
          <w:bdr w:val="none" w:sz="0" w:space="0" w:color="auto" w:frame="1"/>
        </w:rPr>
        <w:t xml:space="preserve">PYGAME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dan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KIVY</w:t>
      </w:r>
      <w:r w:rsidRPr="00FF6C78">
        <w:rPr>
          <w:color w:val="3A3A3A"/>
          <w:sz w:val="22"/>
          <w:szCs w:val="22"/>
          <w:bdr w:val="none" w:sz="0" w:space="0" w:color="auto" w:frame="1"/>
        </w:rPr>
        <w:t>”.</w:t>
      </w:r>
    </w:p>
    <w:p w:rsidR="00DA37F6" w:rsidRPr="00FF6C78" w:rsidRDefault="00DA37F6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</w:rPr>
      </w:pPr>
    </w:p>
    <w:p w:rsidR="00FF6C78" w:rsidRPr="00FF6C78" w:rsidRDefault="00FF6C78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</w:rPr>
      </w:pPr>
      <w:proofErr w:type="spellStart"/>
      <w:proofErr w:type="gramStart"/>
      <w:r w:rsidRPr="00FF6C78">
        <w:rPr>
          <w:color w:val="3A3A3A"/>
          <w:sz w:val="22"/>
          <w:szCs w:val="22"/>
          <w:bdr w:val="none" w:sz="0" w:space="0" w:color="auto" w:frame="1"/>
        </w:rPr>
        <w:t>Penul</w:t>
      </w:r>
      <w:r w:rsidR="00DA37F6">
        <w:rPr>
          <w:color w:val="3A3A3A"/>
          <w:sz w:val="22"/>
          <w:szCs w:val="22"/>
          <w:bdr w:val="none" w:sz="0" w:space="0" w:color="auto" w:frame="1"/>
        </w:rPr>
        <w:t>is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tentu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menyadari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bahwa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laporan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ini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masih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jauh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dari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kata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sempurna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dan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masih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banyak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terdapat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kesalahan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serta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kekurangan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di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dalamnya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>.</w:t>
      </w:r>
      <w:proofErr w:type="gram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proofErr w:type="gramStart"/>
      <w:r w:rsidRPr="00FF6C78">
        <w:rPr>
          <w:color w:val="3A3A3A"/>
          <w:sz w:val="22"/>
          <w:szCs w:val="22"/>
          <w:bdr w:val="none" w:sz="0" w:space="0" w:color="auto" w:frame="1"/>
        </w:rPr>
        <w:t>Untuk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itu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,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penulis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mengharapkan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kritik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serta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saran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dari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pembaca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untuk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makalah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ini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,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supaya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makalah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ini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nantinya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dapat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menjadi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makalah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yang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lebih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baik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lagi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>.</w:t>
      </w:r>
      <w:proofErr w:type="gram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proofErr w:type="gramStart"/>
      <w:r w:rsidRPr="00FF6C78">
        <w:rPr>
          <w:color w:val="3A3A3A"/>
          <w:sz w:val="22"/>
          <w:szCs w:val="22"/>
          <w:bdr w:val="none" w:sz="0" w:space="0" w:color="auto" w:frame="1"/>
        </w:rPr>
        <w:t>Demikian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,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dan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apabila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terdapat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banyak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kesalahan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pada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makalah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ini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penulis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mohon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maaf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yang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sebesar-besarnya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>.</w:t>
      </w:r>
      <w:proofErr w:type="gramEnd"/>
    </w:p>
    <w:p w:rsidR="00FF6C78" w:rsidRDefault="00FF6C78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Penulis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juga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mengucapkan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terima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kasih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kepada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se</w:t>
      </w:r>
      <w:r w:rsidR="00DA37F6">
        <w:rPr>
          <w:color w:val="3A3A3A"/>
          <w:sz w:val="22"/>
          <w:szCs w:val="22"/>
          <w:bdr w:val="none" w:sz="0" w:space="0" w:color="auto" w:frame="1"/>
        </w:rPr>
        <w:t>mua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pihak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khususnya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kepada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dosen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PBO kami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ibu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proofErr w:type="gramStart"/>
      <w:r w:rsidR="00DA37F6">
        <w:rPr>
          <w:color w:val="3A3A3A"/>
          <w:sz w:val="22"/>
          <w:szCs w:val="22"/>
          <w:bdr w:val="none" w:sz="0" w:space="0" w:color="auto" w:frame="1"/>
        </w:rPr>
        <w:t>ari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r w:rsidRPr="00FF6C78">
        <w:rPr>
          <w:color w:val="3A3A3A"/>
          <w:sz w:val="22"/>
          <w:szCs w:val="22"/>
          <w:bdr w:val="none" w:sz="0" w:space="0" w:color="auto" w:frame="1"/>
        </w:rPr>
        <w:t xml:space="preserve"> yang</w:t>
      </w:r>
      <w:proofErr w:type="gram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telah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membimbing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kami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pada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mata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kuliah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PBO</w:t>
      </w:r>
      <w:r w:rsidRPr="00FF6C78">
        <w:rPr>
          <w:color w:val="3A3A3A"/>
          <w:sz w:val="22"/>
          <w:szCs w:val="22"/>
          <w:bdr w:val="none" w:sz="0" w:space="0" w:color="auto" w:frame="1"/>
        </w:rPr>
        <w:t>.</w:t>
      </w:r>
    </w:p>
    <w:p w:rsidR="00DA37F6" w:rsidRPr="00FF6C78" w:rsidRDefault="00DA37F6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</w:rPr>
      </w:pPr>
    </w:p>
    <w:p w:rsidR="001A68AB" w:rsidRPr="002A3996" w:rsidRDefault="00FF6C78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</w:rPr>
      </w:pPr>
      <w:proofErr w:type="spellStart"/>
      <w:proofErr w:type="gramStart"/>
      <w:r w:rsidRPr="00FF6C78">
        <w:rPr>
          <w:color w:val="3A3A3A"/>
          <w:sz w:val="22"/>
          <w:szCs w:val="22"/>
          <w:bdr w:val="none" w:sz="0" w:space="0" w:color="auto" w:frame="1"/>
        </w:rPr>
        <w:t>Demikian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,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semoga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makalah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ini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dapat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bermanfaat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>.</w:t>
      </w:r>
      <w:proofErr w:type="gram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proofErr w:type="gramStart"/>
      <w:r w:rsidRPr="00FF6C78">
        <w:rPr>
          <w:color w:val="3A3A3A"/>
          <w:sz w:val="22"/>
          <w:szCs w:val="22"/>
          <w:bdr w:val="none" w:sz="0" w:space="0" w:color="auto" w:frame="1"/>
        </w:rPr>
        <w:t>Terima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kasih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>.</w:t>
      </w:r>
      <w:proofErr w:type="gramEnd"/>
    </w:p>
    <w:p w:rsidR="001A68AB" w:rsidRDefault="001A68AB" w:rsidP="00DA37F6">
      <w:pPr>
        <w:jc w:val="both"/>
        <w:rPr>
          <w:lang w:val="en-ID"/>
        </w:rPr>
      </w:pPr>
    </w:p>
    <w:p w:rsidR="001A68AB" w:rsidRDefault="001A68AB" w:rsidP="00DA37F6">
      <w:pPr>
        <w:jc w:val="both"/>
        <w:rPr>
          <w:lang w:val="en-ID"/>
        </w:rPr>
      </w:pPr>
    </w:p>
    <w:p w:rsidR="00DA37F6" w:rsidRDefault="00DA37F6" w:rsidP="00DA37F6">
      <w:pPr>
        <w:jc w:val="both"/>
        <w:rPr>
          <w:lang w:val="en-ID"/>
        </w:rPr>
      </w:pPr>
    </w:p>
    <w:p w:rsidR="00DA37F6" w:rsidRDefault="00DA37F6" w:rsidP="00DA37F6">
      <w:pPr>
        <w:jc w:val="both"/>
        <w:rPr>
          <w:lang w:val="en-ID"/>
        </w:rPr>
      </w:pPr>
    </w:p>
    <w:p w:rsidR="00DA37F6" w:rsidRDefault="00DA37F6" w:rsidP="00DA37F6">
      <w:pPr>
        <w:jc w:val="both"/>
        <w:rPr>
          <w:lang w:val="en-ID"/>
        </w:rPr>
      </w:pPr>
    </w:p>
    <w:p w:rsidR="00DA37F6" w:rsidRDefault="00DA37F6" w:rsidP="00DA37F6">
      <w:pPr>
        <w:jc w:val="both"/>
        <w:rPr>
          <w:lang w:val="en-ID"/>
        </w:rPr>
      </w:pPr>
    </w:p>
    <w:p w:rsidR="00DA37F6" w:rsidRDefault="00DA37F6" w:rsidP="00DA37F6">
      <w:pPr>
        <w:jc w:val="both"/>
        <w:rPr>
          <w:lang w:val="en-ID"/>
        </w:rPr>
      </w:pPr>
    </w:p>
    <w:p w:rsidR="00DA37F6" w:rsidRDefault="00DA37F6" w:rsidP="00DA37F6">
      <w:pPr>
        <w:jc w:val="both"/>
        <w:rPr>
          <w:lang w:val="en-ID"/>
        </w:rPr>
      </w:pPr>
    </w:p>
    <w:p w:rsidR="001A68AB" w:rsidRDefault="00DA37F6" w:rsidP="00DA37F6">
      <w:pPr>
        <w:jc w:val="both"/>
        <w:rPr>
          <w:lang w:val="en-ID"/>
        </w:rPr>
      </w:pPr>
      <w:proofErr w:type="spellStart"/>
      <w:r>
        <w:rPr>
          <w:lang w:val="en-ID"/>
        </w:rPr>
        <w:t>Bangkalan</w:t>
      </w:r>
      <w:proofErr w:type="spellEnd"/>
      <w:r>
        <w:rPr>
          <w:lang w:val="en-ID"/>
        </w:rPr>
        <w:t xml:space="preserve">, 17 </w:t>
      </w:r>
      <w:proofErr w:type="spellStart"/>
      <w:r>
        <w:rPr>
          <w:lang w:val="en-ID"/>
        </w:rPr>
        <w:t>desember</w:t>
      </w:r>
      <w:proofErr w:type="spellEnd"/>
      <w:r>
        <w:rPr>
          <w:lang w:val="en-ID"/>
        </w:rPr>
        <w:t xml:space="preserve"> 2018</w:t>
      </w:r>
    </w:p>
    <w:p w:rsidR="001A68AB" w:rsidRDefault="001A68AB" w:rsidP="00DA37F6">
      <w:pPr>
        <w:jc w:val="both"/>
        <w:rPr>
          <w:lang w:val="en-ID"/>
        </w:rPr>
      </w:pPr>
    </w:p>
    <w:p w:rsidR="001A68AB" w:rsidRDefault="001A68AB" w:rsidP="00DA37F6">
      <w:pPr>
        <w:jc w:val="both"/>
        <w:rPr>
          <w:lang w:val="en-ID"/>
        </w:rPr>
      </w:pPr>
    </w:p>
    <w:p w:rsidR="001A68AB" w:rsidRDefault="001A68AB" w:rsidP="00DA37F6">
      <w:pPr>
        <w:jc w:val="both"/>
        <w:rPr>
          <w:lang w:val="en-ID"/>
        </w:rPr>
      </w:pPr>
    </w:p>
    <w:p w:rsidR="001A68AB" w:rsidRDefault="001A68AB" w:rsidP="00DA37F6">
      <w:pPr>
        <w:jc w:val="both"/>
        <w:rPr>
          <w:lang w:val="en-ID"/>
        </w:rPr>
      </w:pPr>
    </w:p>
    <w:p w:rsidR="001A68AB" w:rsidRDefault="001A68AB" w:rsidP="00DA37F6">
      <w:pPr>
        <w:jc w:val="both"/>
        <w:rPr>
          <w:lang w:val="en-ID"/>
        </w:rPr>
      </w:pPr>
    </w:p>
    <w:p w:rsidR="00080CC2" w:rsidRDefault="000A4946" w:rsidP="000A4946">
      <w:pPr>
        <w:pStyle w:val="Heading3"/>
        <w:shd w:val="clear" w:color="auto" w:fill="FFFFFF"/>
        <w:spacing w:before="0" w:beforeAutospacing="0" w:after="144" w:afterAutospacing="0"/>
        <w:jc w:val="center"/>
        <w:textAlignment w:val="baseline"/>
        <w:rPr>
          <w:color w:val="444444"/>
          <w:sz w:val="24"/>
          <w:szCs w:val="24"/>
        </w:rPr>
      </w:pPr>
      <w:proofErr w:type="gramStart"/>
      <w:r>
        <w:rPr>
          <w:color w:val="444444"/>
          <w:sz w:val="24"/>
          <w:szCs w:val="24"/>
        </w:rPr>
        <w:lastRenderedPageBreak/>
        <w:t>PENGERTIAN  PYGAME</w:t>
      </w:r>
      <w:proofErr w:type="gramEnd"/>
    </w:p>
    <w:p w:rsidR="000A4946" w:rsidRPr="000A4946" w:rsidRDefault="000A4946" w:rsidP="000A4946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2"/>
          <w:szCs w:val="22"/>
        </w:rPr>
      </w:pPr>
      <w:proofErr w:type="spellStart"/>
      <w:proofErr w:type="gramStart"/>
      <w:r w:rsidRPr="000A4946">
        <w:rPr>
          <w:color w:val="333333"/>
          <w:sz w:val="22"/>
          <w:szCs w:val="22"/>
        </w:rPr>
        <w:t>pygame</w:t>
      </w:r>
      <w:proofErr w:type="spellEnd"/>
      <w:proofErr w:type="gramEnd"/>
      <w:r w:rsidRPr="000A4946">
        <w:rPr>
          <w:color w:val="333333"/>
          <w:sz w:val="22"/>
          <w:szCs w:val="22"/>
        </w:rPr>
        <w:t xml:space="preserve"> ( </w:t>
      </w:r>
      <w:proofErr w:type="spellStart"/>
      <w:r w:rsidRPr="000A4946">
        <w:rPr>
          <w:rStyle w:val="Strong"/>
          <w:color w:val="333333"/>
          <w:sz w:val="22"/>
          <w:szCs w:val="22"/>
        </w:rPr>
        <w:t>perpustakaan</w:t>
      </w:r>
      <w:proofErr w:type="spellEnd"/>
      <w:r w:rsidRPr="000A4946">
        <w:rPr>
          <w:color w:val="333333"/>
          <w:sz w:val="22"/>
          <w:szCs w:val="22"/>
        </w:rPr>
        <w:t xml:space="preserve"> ) </w:t>
      </w:r>
      <w:proofErr w:type="spellStart"/>
      <w:r w:rsidRPr="000A4946">
        <w:rPr>
          <w:color w:val="333333"/>
          <w:sz w:val="22"/>
          <w:szCs w:val="22"/>
        </w:rPr>
        <w:t>adalah</w:t>
      </w:r>
      <w:proofErr w:type="spellEnd"/>
      <w:r w:rsidRPr="000A4946">
        <w:rPr>
          <w:color w:val="333333"/>
          <w:sz w:val="22"/>
          <w:szCs w:val="22"/>
        </w:rPr>
        <w:t> </w:t>
      </w:r>
      <w:proofErr w:type="spellStart"/>
      <w:r w:rsidRPr="000A4946">
        <w:rPr>
          <w:color w:val="333333"/>
          <w:sz w:val="22"/>
          <w:szCs w:val="22"/>
        </w:rPr>
        <w:t>perpustakaan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bahasa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pemrograman</w:t>
      </w:r>
      <w:proofErr w:type="spellEnd"/>
      <w:r w:rsidRPr="000A4946">
        <w:rPr>
          <w:color w:val="333333"/>
          <w:sz w:val="22"/>
          <w:szCs w:val="22"/>
        </w:rPr>
        <w:t> </w:t>
      </w:r>
      <w:proofErr w:type="spellStart"/>
      <w:r w:rsidRPr="000A4946">
        <w:rPr>
          <w:color w:val="333333"/>
          <w:sz w:val="22"/>
          <w:szCs w:val="22"/>
        </w:rPr>
        <w:fldChar w:fldCharType="begin"/>
      </w:r>
      <w:r w:rsidRPr="000A4946">
        <w:rPr>
          <w:color w:val="333333"/>
          <w:sz w:val="22"/>
          <w:szCs w:val="22"/>
        </w:rPr>
        <w:instrText xml:space="preserve"> HYPERLINK "https://www.python.org/" </w:instrText>
      </w:r>
      <w:r w:rsidRPr="000A4946">
        <w:rPr>
          <w:color w:val="333333"/>
          <w:sz w:val="22"/>
          <w:szCs w:val="22"/>
        </w:rPr>
        <w:fldChar w:fldCharType="separate"/>
      </w:r>
      <w:r w:rsidRPr="000A4946">
        <w:rPr>
          <w:rStyle w:val="Hyperlink"/>
          <w:color w:val="337AB7"/>
          <w:sz w:val="22"/>
          <w:szCs w:val="22"/>
        </w:rPr>
        <w:t>phyton</w:t>
      </w:r>
      <w:proofErr w:type="spellEnd"/>
      <w:r w:rsidRPr="000A4946">
        <w:rPr>
          <w:color w:val="333333"/>
          <w:sz w:val="22"/>
          <w:szCs w:val="22"/>
        </w:rPr>
        <w:fldChar w:fldCharType="end"/>
      </w:r>
      <w:r w:rsidRPr="000A4946">
        <w:rPr>
          <w:color w:val="333333"/>
          <w:sz w:val="22"/>
          <w:szCs w:val="22"/>
        </w:rPr>
        <w:t> </w:t>
      </w:r>
      <w:proofErr w:type="spellStart"/>
      <w:r w:rsidRPr="000A4946">
        <w:rPr>
          <w:color w:val="333333"/>
          <w:sz w:val="22"/>
          <w:szCs w:val="22"/>
        </w:rPr>
        <w:t>Bebas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dan</w:t>
      </w:r>
      <w:proofErr w:type="spellEnd"/>
      <w:r w:rsidRPr="000A4946">
        <w:rPr>
          <w:color w:val="333333"/>
          <w:sz w:val="22"/>
          <w:szCs w:val="22"/>
        </w:rPr>
        <w:t xml:space="preserve"> Open Source </w:t>
      </w:r>
      <w:proofErr w:type="spellStart"/>
      <w:r w:rsidRPr="000A4946">
        <w:rPr>
          <w:color w:val="333333"/>
          <w:sz w:val="22"/>
          <w:szCs w:val="22"/>
        </w:rPr>
        <w:t>untuk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membuat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aplikasi</w:t>
      </w:r>
      <w:proofErr w:type="spellEnd"/>
      <w:r w:rsidRPr="000A4946">
        <w:rPr>
          <w:color w:val="333333"/>
          <w:sz w:val="22"/>
          <w:szCs w:val="22"/>
        </w:rPr>
        <w:t xml:space="preserve"> multimedia </w:t>
      </w:r>
      <w:proofErr w:type="spellStart"/>
      <w:r w:rsidRPr="000A4946">
        <w:rPr>
          <w:color w:val="333333"/>
          <w:sz w:val="22"/>
          <w:szCs w:val="22"/>
        </w:rPr>
        <w:t>seperti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permainan</w:t>
      </w:r>
      <w:proofErr w:type="spellEnd"/>
      <w:r w:rsidRPr="000A4946">
        <w:rPr>
          <w:color w:val="333333"/>
          <w:sz w:val="22"/>
          <w:szCs w:val="22"/>
        </w:rPr>
        <w:t xml:space="preserve"> yang </w:t>
      </w:r>
      <w:proofErr w:type="spellStart"/>
      <w:r w:rsidRPr="000A4946">
        <w:rPr>
          <w:color w:val="333333"/>
          <w:sz w:val="22"/>
          <w:szCs w:val="22"/>
        </w:rPr>
        <w:t>dibangun</w:t>
      </w:r>
      <w:proofErr w:type="spellEnd"/>
      <w:r w:rsidRPr="000A4946">
        <w:rPr>
          <w:color w:val="333333"/>
          <w:sz w:val="22"/>
          <w:szCs w:val="22"/>
        </w:rPr>
        <w:t xml:space="preserve"> di </w:t>
      </w:r>
      <w:proofErr w:type="spellStart"/>
      <w:r w:rsidRPr="000A4946">
        <w:rPr>
          <w:color w:val="333333"/>
          <w:sz w:val="22"/>
          <w:szCs w:val="22"/>
        </w:rPr>
        <w:t>atas</w:t>
      </w:r>
      <w:proofErr w:type="spellEnd"/>
      <w:r w:rsidRPr="000A4946">
        <w:rPr>
          <w:color w:val="333333"/>
          <w:sz w:val="22"/>
          <w:szCs w:val="22"/>
        </w:rPr>
        <w:t> </w:t>
      </w:r>
      <w:proofErr w:type="spellStart"/>
      <w:r w:rsidRPr="000A4946">
        <w:rPr>
          <w:color w:val="333333"/>
          <w:sz w:val="22"/>
          <w:szCs w:val="22"/>
        </w:rPr>
        <w:t>perpustakaan</w:t>
      </w:r>
      <w:proofErr w:type="spellEnd"/>
      <w:r w:rsidRPr="000A4946">
        <w:rPr>
          <w:color w:val="333333"/>
          <w:sz w:val="22"/>
          <w:szCs w:val="22"/>
        </w:rPr>
        <w:t> </w:t>
      </w:r>
      <w:hyperlink r:id="rId7" w:history="1">
        <w:r w:rsidRPr="000A4946">
          <w:rPr>
            <w:rStyle w:val="Hyperlink"/>
            <w:color w:val="337AB7"/>
            <w:sz w:val="22"/>
            <w:szCs w:val="22"/>
          </w:rPr>
          <w:t>SDL yang</w:t>
        </w:r>
      </w:hyperlink>
      <w:r w:rsidRPr="000A4946">
        <w:rPr>
          <w:color w:val="333333"/>
          <w:sz w:val="22"/>
          <w:szCs w:val="22"/>
        </w:rPr>
        <w:t> </w:t>
      </w:r>
      <w:proofErr w:type="spellStart"/>
      <w:r w:rsidRPr="000A4946">
        <w:rPr>
          <w:color w:val="333333"/>
          <w:sz w:val="22"/>
          <w:szCs w:val="22"/>
        </w:rPr>
        <w:t>sangat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baik</w:t>
      </w:r>
      <w:proofErr w:type="spellEnd"/>
      <w:r w:rsidRPr="000A4946">
        <w:rPr>
          <w:color w:val="333333"/>
          <w:sz w:val="22"/>
          <w:szCs w:val="22"/>
        </w:rPr>
        <w:t> . </w:t>
      </w:r>
      <w:proofErr w:type="spellStart"/>
      <w:r w:rsidRPr="000A4946">
        <w:rPr>
          <w:color w:val="333333"/>
          <w:sz w:val="22"/>
          <w:szCs w:val="22"/>
        </w:rPr>
        <w:t>Seperti</w:t>
      </w:r>
      <w:proofErr w:type="spellEnd"/>
      <w:r w:rsidRPr="000A4946">
        <w:rPr>
          <w:color w:val="333333"/>
          <w:sz w:val="22"/>
          <w:szCs w:val="22"/>
        </w:rPr>
        <w:t xml:space="preserve"> SDL, </w:t>
      </w:r>
      <w:proofErr w:type="spellStart"/>
      <w:r w:rsidRPr="000A4946">
        <w:rPr>
          <w:color w:val="333333"/>
          <w:sz w:val="22"/>
          <w:szCs w:val="22"/>
        </w:rPr>
        <w:t>pygame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sangat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portabel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dan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berjalan</w:t>
      </w:r>
      <w:proofErr w:type="spellEnd"/>
      <w:r w:rsidRPr="000A4946">
        <w:rPr>
          <w:color w:val="333333"/>
          <w:sz w:val="22"/>
          <w:szCs w:val="22"/>
        </w:rPr>
        <w:t xml:space="preserve"> di </w:t>
      </w:r>
      <w:proofErr w:type="spellStart"/>
      <w:r w:rsidRPr="000A4946">
        <w:rPr>
          <w:color w:val="333333"/>
          <w:sz w:val="22"/>
          <w:szCs w:val="22"/>
        </w:rPr>
        <w:t>hampir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semua</w:t>
      </w:r>
      <w:proofErr w:type="spellEnd"/>
      <w:r w:rsidRPr="000A4946">
        <w:rPr>
          <w:color w:val="333333"/>
          <w:sz w:val="22"/>
          <w:szCs w:val="22"/>
        </w:rPr>
        <w:t xml:space="preserve"> platform </w:t>
      </w:r>
      <w:proofErr w:type="spellStart"/>
      <w:r w:rsidRPr="000A4946">
        <w:rPr>
          <w:color w:val="333333"/>
          <w:sz w:val="22"/>
          <w:szCs w:val="22"/>
        </w:rPr>
        <w:t>dan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sistem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operasi</w:t>
      </w:r>
      <w:proofErr w:type="spellEnd"/>
      <w:r w:rsidRPr="000A4946">
        <w:rPr>
          <w:color w:val="333333"/>
          <w:sz w:val="22"/>
          <w:szCs w:val="22"/>
        </w:rPr>
        <w:t>. </w:t>
      </w:r>
      <w:proofErr w:type="spellStart"/>
      <w:r w:rsidRPr="000A4946">
        <w:rPr>
          <w:color w:val="333333"/>
          <w:sz w:val="22"/>
          <w:szCs w:val="22"/>
        </w:rPr>
        <w:t>Jutaan</w:t>
      </w:r>
      <w:proofErr w:type="spellEnd"/>
      <w:r w:rsidRPr="000A4946">
        <w:rPr>
          <w:color w:val="333333"/>
          <w:sz w:val="22"/>
          <w:szCs w:val="22"/>
        </w:rPr>
        <w:t xml:space="preserve"> orang </w:t>
      </w:r>
      <w:proofErr w:type="spellStart"/>
      <w:r w:rsidRPr="000A4946">
        <w:rPr>
          <w:color w:val="333333"/>
          <w:sz w:val="22"/>
          <w:szCs w:val="22"/>
        </w:rPr>
        <w:t>telah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mengunduh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pygame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itu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sendiri</w:t>
      </w:r>
      <w:proofErr w:type="spellEnd"/>
      <w:r w:rsidRPr="000A4946">
        <w:rPr>
          <w:color w:val="333333"/>
          <w:sz w:val="22"/>
          <w:szCs w:val="22"/>
        </w:rPr>
        <w:t xml:space="preserve">, yang </w:t>
      </w:r>
      <w:proofErr w:type="spellStart"/>
      <w:r w:rsidRPr="000A4946">
        <w:rPr>
          <w:color w:val="333333"/>
          <w:sz w:val="22"/>
          <w:szCs w:val="22"/>
        </w:rPr>
        <w:t>merupakan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keseluruhan</w:t>
      </w:r>
      <w:proofErr w:type="spellEnd"/>
      <w:r w:rsidRPr="000A4946">
        <w:rPr>
          <w:color w:val="333333"/>
          <w:sz w:val="22"/>
          <w:szCs w:val="22"/>
        </w:rPr>
        <w:t xml:space="preserve"> bit yang </w:t>
      </w:r>
      <w:proofErr w:type="spellStart"/>
      <w:r w:rsidRPr="000A4946">
        <w:rPr>
          <w:color w:val="333333"/>
          <w:sz w:val="22"/>
          <w:szCs w:val="22"/>
        </w:rPr>
        <w:t>terbang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melintasi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interwebs</w:t>
      </w:r>
      <w:proofErr w:type="spellEnd"/>
      <w:r w:rsidRPr="000A4946">
        <w:rPr>
          <w:color w:val="333333"/>
          <w:sz w:val="22"/>
          <w:szCs w:val="22"/>
        </w:rPr>
        <w:t>.</w:t>
      </w:r>
    </w:p>
    <w:p w:rsidR="000A4946" w:rsidRPr="000A4946" w:rsidRDefault="000A4946" w:rsidP="000A4946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2"/>
          <w:szCs w:val="22"/>
        </w:rPr>
      </w:pPr>
      <w:r w:rsidRPr="000A4946">
        <w:rPr>
          <w:color w:val="333333"/>
          <w:sz w:val="22"/>
          <w:szCs w:val="22"/>
        </w:rPr>
        <w:t xml:space="preserve">pygame.org </w:t>
      </w:r>
      <w:proofErr w:type="gramStart"/>
      <w:r w:rsidRPr="000A4946">
        <w:rPr>
          <w:color w:val="333333"/>
          <w:sz w:val="22"/>
          <w:szCs w:val="22"/>
        </w:rPr>
        <w:t>( </w:t>
      </w:r>
      <w:proofErr w:type="spellStart"/>
      <w:r w:rsidRPr="000A4946">
        <w:rPr>
          <w:rStyle w:val="Strong"/>
          <w:color w:val="333333"/>
          <w:sz w:val="22"/>
          <w:szCs w:val="22"/>
        </w:rPr>
        <w:t>situs</w:t>
      </w:r>
      <w:proofErr w:type="spellEnd"/>
      <w:proofErr w:type="gramEnd"/>
      <w:r w:rsidRPr="000A4946">
        <w:rPr>
          <w:rStyle w:val="Strong"/>
          <w:color w:val="333333"/>
          <w:sz w:val="22"/>
          <w:szCs w:val="22"/>
        </w:rPr>
        <w:t xml:space="preserve"> web</w:t>
      </w:r>
      <w:r w:rsidRPr="000A4946">
        <w:rPr>
          <w:color w:val="333333"/>
          <w:sz w:val="22"/>
          <w:szCs w:val="22"/>
        </w:rPr>
        <w:t xml:space="preserve"> ) </w:t>
      </w:r>
      <w:proofErr w:type="spellStart"/>
      <w:r w:rsidRPr="000A4946">
        <w:rPr>
          <w:color w:val="333333"/>
          <w:sz w:val="22"/>
          <w:szCs w:val="22"/>
        </w:rPr>
        <w:t>menyambut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semua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proyek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permainan</w:t>
      </w:r>
      <w:proofErr w:type="spellEnd"/>
      <w:r w:rsidRPr="000A4946">
        <w:rPr>
          <w:color w:val="333333"/>
          <w:sz w:val="22"/>
          <w:szCs w:val="22"/>
        </w:rPr>
        <w:t xml:space="preserve">, </w:t>
      </w:r>
      <w:proofErr w:type="spellStart"/>
      <w:r w:rsidRPr="000A4946">
        <w:rPr>
          <w:color w:val="333333"/>
          <w:sz w:val="22"/>
          <w:szCs w:val="22"/>
        </w:rPr>
        <w:t>seni</w:t>
      </w:r>
      <w:proofErr w:type="spellEnd"/>
      <w:r w:rsidRPr="000A4946">
        <w:rPr>
          <w:color w:val="333333"/>
          <w:sz w:val="22"/>
          <w:szCs w:val="22"/>
        </w:rPr>
        <w:t xml:space="preserve">, </w:t>
      </w:r>
      <w:proofErr w:type="spellStart"/>
      <w:r w:rsidRPr="000A4946">
        <w:rPr>
          <w:color w:val="333333"/>
          <w:sz w:val="22"/>
          <w:szCs w:val="22"/>
        </w:rPr>
        <w:t>musik</w:t>
      </w:r>
      <w:proofErr w:type="spellEnd"/>
      <w:r w:rsidRPr="000A4946">
        <w:rPr>
          <w:color w:val="333333"/>
          <w:sz w:val="22"/>
          <w:szCs w:val="22"/>
        </w:rPr>
        <w:t xml:space="preserve">, </w:t>
      </w:r>
      <w:proofErr w:type="spellStart"/>
      <w:r w:rsidRPr="000A4946">
        <w:rPr>
          <w:color w:val="333333"/>
          <w:sz w:val="22"/>
          <w:szCs w:val="22"/>
        </w:rPr>
        <w:t>suara</w:t>
      </w:r>
      <w:proofErr w:type="spellEnd"/>
      <w:r w:rsidRPr="000A4946">
        <w:rPr>
          <w:color w:val="333333"/>
          <w:sz w:val="22"/>
          <w:szCs w:val="22"/>
        </w:rPr>
        <w:t xml:space="preserve">, video, </w:t>
      </w:r>
      <w:proofErr w:type="spellStart"/>
      <w:r w:rsidRPr="000A4946">
        <w:rPr>
          <w:color w:val="333333"/>
          <w:sz w:val="22"/>
          <w:szCs w:val="22"/>
        </w:rPr>
        <w:t>dan</w:t>
      </w:r>
      <w:proofErr w:type="spellEnd"/>
      <w:r w:rsidRPr="000A4946">
        <w:rPr>
          <w:color w:val="333333"/>
          <w:sz w:val="22"/>
          <w:szCs w:val="22"/>
        </w:rPr>
        <w:t xml:space="preserve"> multimedia Python. </w:t>
      </w:r>
      <w:proofErr w:type="spellStart"/>
      <w:proofErr w:type="gramStart"/>
      <w:r w:rsidRPr="000A4946">
        <w:rPr>
          <w:color w:val="333333"/>
          <w:sz w:val="22"/>
          <w:szCs w:val="22"/>
        </w:rPr>
        <w:t>Setelah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Anda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selesai</w:t>
      </w:r>
      <w:proofErr w:type="spellEnd"/>
      <w:r w:rsidRPr="000A4946">
        <w:rPr>
          <w:color w:val="333333"/>
          <w:sz w:val="22"/>
          <w:szCs w:val="22"/>
        </w:rPr>
        <w:t> </w:t>
      </w:r>
      <w:proofErr w:type="spellStart"/>
      <w:r w:rsidRPr="000A4946">
        <w:rPr>
          <w:color w:val="333333"/>
          <w:sz w:val="22"/>
          <w:szCs w:val="22"/>
        </w:rPr>
        <w:fldChar w:fldCharType="begin"/>
      </w:r>
      <w:r w:rsidRPr="000A4946">
        <w:rPr>
          <w:color w:val="333333"/>
          <w:sz w:val="22"/>
          <w:szCs w:val="22"/>
        </w:rPr>
        <w:instrText xml:space="preserve"> HYPERLINK "http://www.pygame.org/wiki/GettingStarted" </w:instrText>
      </w:r>
      <w:r w:rsidRPr="000A4946">
        <w:rPr>
          <w:color w:val="333333"/>
          <w:sz w:val="22"/>
          <w:szCs w:val="22"/>
        </w:rPr>
        <w:fldChar w:fldCharType="separate"/>
      </w:r>
      <w:r w:rsidRPr="000A4946">
        <w:rPr>
          <w:rStyle w:val="Hyperlink"/>
          <w:color w:val="337AB7"/>
          <w:sz w:val="22"/>
          <w:szCs w:val="22"/>
        </w:rPr>
        <w:t>memulai</w:t>
      </w:r>
      <w:proofErr w:type="spellEnd"/>
      <w:r w:rsidRPr="000A4946">
        <w:rPr>
          <w:rStyle w:val="Hyperlink"/>
          <w:color w:val="337AB7"/>
          <w:sz w:val="22"/>
          <w:szCs w:val="22"/>
        </w:rPr>
        <w:t>,</w:t>
      </w:r>
      <w:r w:rsidRPr="000A4946">
        <w:rPr>
          <w:color w:val="333333"/>
          <w:sz w:val="22"/>
          <w:szCs w:val="22"/>
        </w:rPr>
        <w:fldChar w:fldCharType="end"/>
      </w:r>
      <w:r w:rsidRPr="000A4946">
        <w:rPr>
          <w:color w:val="333333"/>
          <w:sz w:val="22"/>
          <w:szCs w:val="22"/>
        </w:rPr>
        <w:t> </w:t>
      </w:r>
      <w:proofErr w:type="spellStart"/>
      <w:r w:rsidRPr="000A4946">
        <w:rPr>
          <w:color w:val="333333"/>
          <w:sz w:val="22"/>
          <w:szCs w:val="22"/>
        </w:rPr>
        <w:t>Anda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dapat</w:t>
      </w:r>
      <w:proofErr w:type="spellEnd"/>
      <w:r w:rsidRPr="000A4946">
        <w:rPr>
          <w:color w:val="333333"/>
          <w:sz w:val="22"/>
          <w:szCs w:val="22"/>
        </w:rPr>
        <w:t> </w:t>
      </w:r>
      <w:proofErr w:type="spellStart"/>
      <w:r w:rsidRPr="000A4946">
        <w:rPr>
          <w:color w:val="333333"/>
          <w:sz w:val="22"/>
          <w:szCs w:val="22"/>
        </w:rPr>
        <w:fldChar w:fldCharType="begin"/>
      </w:r>
      <w:r w:rsidRPr="000A4946">
        <w:rPr>
          <w:color w:val="333333"/>
          <w:sz w:val="22"/>
          <w:szCs w:val="22"/>
        </w:rPr>
        <w:instrText xml:space="preserve"> HYPERLINK "http://www.pygame.org/members/projects/new" </w:instrText>
      </w:r>
      <w:r w:rsidRPr="000A4946">
        <w:rPr>
          <w:color w:val="333333"/>
          <w:sz w:val="22"/>
          <w:szCs w:val="22"/>
        </w:rPr>
        <w:fldChar w:fldCharType="separate"/>
      </w:r>
      <w:r w:rsidRPr="000A4946">
        <w:rPr>
          <w:rStyle w:val="Hyperlink"/>
          <w:color w:val="337AB7"/>
          <w:sz w:val="22"/>
          <w:szCs w:val="22"/>
        </w:rPr>
        <w:t>menambahkan</w:t>
      </w:r>
      <w:proofErr w:type="spellEnd"/>
      <w:r w:rsidRPr="000A4946">
        <w:rPr>
          <w:rStyle w:val="Hyperlink"/>
          <w:color w:val="337AB7"/>
          <w:sz w:val="22"/>
          <w:szCs w:val="22"/>
        </w:rPr>
        <w:t xml:space="preserve"> </w:t>
      </w:r>
      <w:proofErr w:type="spellStart"/>
      <w:r w:rsidRPr="000A4946">
        <w:rPr>
          <w:rStyle w:val="Hyperlink"/>
          <w:color w:val="337AB7"/>
          <w:sz w:val="22"/>
          <w:szCs w:val="22"/>
        </w:rPr>
        <w:t>proyek</w:t>
      </w:r>
      <w:proofErr w:type="spellEnd"/>
      <w:r w:rsidRPr="000A4946">
        <w:rPr>
          <w:rStyle w:val="Hyperlink"/>
          <w:color w:val="337AB7"/>
          <w:sz w:val="22"/>
          <w:szCs w:val="22"/>
        </w:rPr>
        <w:t xml:space="preserve"> </w:t>
      </w:r>
      <w:proofErr w:type="spellStart"/>
      <w:r w:rsidRPr="000A4946">
        <w:rPr>
          <w:rStyle w:val="Hyperlink"/>
          <w:color w:val="337AB7"/>
          <w:sz w:val="22"/>
          <w:szCs w:val="22"/>
        </w:rPr>
        <w:t>baru</w:t>
      </w:r>
      <w:proofErr w:type="spellEnd"/>
      <w:r w:rsidRPr="000A4946">
        <w:rPr>
          <w:color w:val="333333"/>
          <w:sz w:val="22"/>
          <w:szCs w:val="22"/>
        </w:rPr>
        <w:fldChar w:fldCharType="end"/>
      </w:r>
      <w:r w:rsidRPr="000A4946">
        <w:rPr>
          <w:color w:val="333333"/>
          <w:sz w:val="22"/>
          <w:szCs w:val="22"/>
        </w:rPr>
        <w:t> </w:t>
      </w:r>
      <w:proofErr w:type="spellStart"/>
      <w:r w:rsidRPr="000A4946">
        <w:rPr>
          <w:color w:val="333333"/>
          <w:sz w:val="22"/>
          <w:szCs w:val="22"/>
        </w:rPr>
        <w:t>atau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belajar</w:t>
      </w:r>
      <w:proofErr w:type="spellEnd"/>
      <w:r w:rsidRPr="000A4946">
        <w:rPr>
          <w:color w:val="333333"/>
          <w:sz w:val="22"/>
          <w:szCs w:val="22"/>
        </w:rPr>
        <w:t> </w:t>
      </w:r>
      <w:proofErr w:type="spellStart"/>
      <w:r w:rsidRPr="000A4946">
        <w:rPr>
          <w:color w:val="333333"/>
          <w:sz w:val="22"/>
          <w:szCs w:val="22"/>
        </w:rPr>
        <w:fldChar w:fldCharType="begin"/>
      </w:r>
      <w:r w:rsidRPr="000A4946">
        <w:rPr>
          <w:color w:val="333333"/>
          <w:sz w:val="22"/>
          <w:szCs w:val="22"/>
        </w:rPr>
        <w:instrText xml:space="preserve"> HYPERLINK "http://www.pygame.org/wiki/about/" </w:instrText>
      </w:r>
      <w:r w:rsidRPr="000A4946">
        <w:rPr>
          <w:color w:val="333333"/>
          <w:sz w:val="22"/>
          <w:szCs w:val="22"/>
        </w:rPr>
        <w:fldChar w:fldCharType="separate"/>
      </w:r>
      <w:r w:rsidRPr="000A4946">
        <w:rPr>
          <w:rStyle w:val="Hyperlink"/>
          <w:color w:val="337AB7"/>
          <w:sz w:val="22"/>
          <w:szCs w:val="22"/>
        </w:rPr>
        <w:t>tentang</w:t>
      </w:r>
      <w:proofErr w:type="spellEnd"/>
      <w:r w:rsidRPr="000A4946">
        <w:rPr>
          <w:color w:val="333333"/>
          <w:sz w:val="22"/>
          <w:szCs w:val="22"/>
        </w:rPr>
        <w:fldChar w:fldCharType="end"/>
      </w:r>
      <w:r w:rsidRPr="000A4946">
        <w:rPr>
          <w:color w:val="333333"/>
          <w:sz w:val="22"/>
          <w:szCs w:val="22"/>
        </w:rPr>
        <w:t> </w:t>
      </w:r>
      <w:proofErr w:type="spellStart"/>
      <w:r w:rsidRPr="000A4946">
        <w:rPr>
          <w:color w:val="333333"/>
          <w:sz w:val="22"/>
          <w:szCs w:val="22"/>
        </w:rPr>
        <w:t>pygame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dengan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membaca</w:t>
      </w:r>
      <w:proofErr w:type="spellEnd"/>
      <w:r w:rsidRPr="000A4946">
        <w:rPr>
          <w:color w:val="333333"/>
          <w:sz w:val="22"/>
          <w:szCs w:val="22"/>
        </w:rPr>
        <w:t> </w:t>
      </w:r>
      <w:proofErr w:type="spellStart"/>
      <w:r w:rsidRPr="000A4946">
        <w:rPr>
          <w:color w:val="333333"/>
          <w:sz w:val="22"/>
          <w:szCs w:val="22"/>
        </w:rPr>
        <w:fldChar w:fldCharType="begin"/>
      </w:r>
      <w:r w:rsidRPr="000A4946">
        <w:rPr>
          <w:color w:val="333333"/>
          <w:sz w:val="22"/>
          <w:szCs w:val="22"/>
        </w:rPr>
        <w:instrText xml:space="preserve"> HYPERLINK "http://www.pygame.org/docs/" </w:instrText>
      </w:r>
      <w:r w:rsidRPr="000A4946">
        <w:rPr>
          <w:color w:val="333333"/>
          <w:sz w:val="22"/>
          <w:szCs w:val="22"/>
        </w:rPr>
        <w:fldChar w:fldCharType="separate"/>
      </w:r>
      <w:r w:rsidRPr="000A4946">
        <w:rPr>
          <w:rStyle w:val="Hyperlink"/>
          <w:color w:val="337AB7"/>
          <w:sz w:val="22"/>
          <w:szCs w:val="22"/>
        </w:rPr>
        <w:t>dokumen</w:t>
      </w:r>
      <w:proofErr w:type="spellEnd"/>
      <w:r w:rsidRPr="000A4946">
        <w:rPr>
          <w:color w:val="333333"/>
          <w:sz w:val="22"/>
          <w:szCs w:val="22"/>
        </w:rPr>
        <w:fldChar w:fldCharType="end"/>
      </w:r>
      <w:r w:rsidRPr="000A4946">
        <w:rPr>
          <w:color w:val="333333"/>
          <w:sz w:val="22"/>
          <w:szCs w:val="22"/>
        </w:rPr>
        <w:t> .</w:t>
      </w:r>
      <w:proofErr w:type="gramEnd"/>
      <w:r w:rsidRPr="000A4946">
        <w:rPr>
          <w:color w:val="333333"/>
          <w:sz w:val="22"/>
          <w:szCs w:val="22"/>
        </w:rPr>
        <w:t> </w:t>
      </w:r>
      <w:proofErr w:type="spellStart"/>
      <w:r w:rsidRPr="000A4946">
        <w:rPr>
          <w:color w:val="333333"/>
          <w:sz w:val="22"/>
          <w:szCs w:val="22"/>
        </w:rPr>
        <w:t>Untuk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informasi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lebih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lanjut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tentang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apa</w:t>
      </w:r>
      <w:proofErr w:type="spellEnd"/>
      <w:r w:rsidRPr="000A4946">
        <w:rPr>
          <w:color w:val="333333"/>
          <w:sz w:val="22"/>
          <w:szCs w:val="22"/>
        </w:rPr>
        <w:t xml:space="preserve"> yang </w:t>
      </w:r>
      <w:proofErr w:type="spellStart"/>
      <w:r w:rsidRPr="000A4946">
        <w:rPr>
          <w:color w:val="333333"/>
          <w:sz w:val="22"/>
          <w:szCs w:val="22"/>
        </w:rPr>
        <w:t>terjadi</w:t>
      </w:r>
      <w:proofErr w:type="spellEnd"/>
      <w:r w:rsidRPr="000A4946">
        <w:rPr>
          <w:color w:val="333333"/>
          <w:sz w:val="22"/>
          <w:szCs w:val="22"/>
        </w:rPr>
        <w:t xml:space="preserve"> di </w:t>
      </w:r>
      <w:proofErr w:type="spellStart"/>
      <w:r w:rsidRPr="000A4946">
        <w:rPr>
          <w:color w:val="333333"/>
          <w:sz w:val="22"/>
          <w:szCs w:val="22"/>
        </w:rPr>
        <w:t>dunia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pygame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lihat</w:t>
      </w:r>
      <w:proofErr w:type="spellEnd"/>
      <w:r w:rsidRPr="000A4946">
        <w:rPr>
          <w:color w:val="333333"/>
          <w:sz w:val="22"/>
          <w:szCs w:val="22"/>
        </w:rPr>
        <w:t> </w:t>
      </w:r>
      <w:hyperlink r:id="rId8" w:history="1">
        <w:r w:rsidRPr="000A4946">
          <w:rPr>
            <w:rStyle w:val="Hyperlink"/>
            <w:color w:val="337AB7"/>
            <w:sz w:val="22"/>
            <w:szCs w:val="22"/>
          </w:rPr>
          <w:t xml:space="preserve">dashboard </w:t>
        </w:r>
        <w:proofErr w:type="spellStart"/>
        <w:r w:rsidRPr="000A4946">
          <w:rPr>
            <w:rStyle w:val="Hyperlink"/>
            <w:color w:val="337AB7"/>
            <w:sz w:val="22"/>
            <w:szCs w:val="22"/>
          </w:rPr>
          <w:t>komunitas</w:t>
        </w:r>
        <w:proofErr w:type="spellEnd"/>
      </w:hyperlink>
      <w:r w:rsidRPr="000A4946">
        <w:rPr>
          <w:color w:val="333333"/>
          <w:sz w:val="22"/>
          <w:szCs w:val="22"/>
        </w:rPr>
        <w:t xml:space="preserve"> , yang </w:t>
      </w:r>
      <w:proofErr w:type="spellStart"/>
      <w:r w:rsidRPr="000A4946">
        <w:rPr>
          <w:color w:val="333333"/>
          <w:sz w:val="22"/>
          <w:szCs w:val="22"/>
        </w:rPr>
        <w:t>berisi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banyak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hal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seperti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proyek</w:t>
      </w:r>
      <w:proofErr w:type="spellEnd"/>
      <w:r w:rsidRPr="000A4946">
        <w:rPr>
          <w:color w:val="333333"/>
          <w:sz w:val="22"/>
          <w:szCs w:val="22"/>
        </w:rPr>
        <w:t xml:space="preserve"> kami yang </w:t>
      </w:r>
      <w:proofErr w:type="spellStart"/>
      <w:r w:rsidRPr="000A4946">
        <w:rPr>
          <w:color w:val="333333"/>
          <w:sz w:val="22"/>
          <w:szCs w:val="22"/>
        </w:rPr>
        <w:t>sedang</w:t>
      </w:r>
      <w:proofErr w:type="spellEnd"/>
      <w:r w:rsidRPr="000A4946">
        <w:rPr>
          <w:color w:val="333333"/>
          <w:sz w:val="22"/>
          <w:szCs w:val="22"/>
        </w:rPr>
        <w:t xml:space="preserve"> kami </w:t>
      </w:r>
      <w:proofErr w:type="spellStart"/>
      <w:r w:rsidRPr="000A4946">
        <w:rPr>
          <w:color w:val="333333"/>
          <w:sz w:val="22"/>
          <w:szCs w:val="22"/>
        </w:rPr>
        <w:t>kerjakan</w:t>
      </w:r>
      <w:proofErr w:type="spellEnd"/>
      <w:r w:rsidRPr="000A4946">
        <w:rPr>
          <w:color w:val="333333"/>
          <w:sz w:val="22"/>
          <w:szCs w:val="22"/>
        </w:rPr>
        <w:t xml:space="preserve">, </w:t>
      </w:r>
      <w:proofErr w:type="spellStart"/>
      <w:r w:rsidRPr="000A4946">
        <w:rPr>
          <w:color w:val="333333"/>
          <w:sz w:val="22"/>
          <w:szCs w:val="22"/>
        </w:rPr>
        <w:t>berita</w:t>
      </w:r>
      <w:proofErr w:type="spellEnd"/>
      <w:r w:rsidRPr="000A4946">
        <w:rPr>
          <w:color w:val="333333"/>
          <w:sz w:val="22"/>
          <w:szCs w:val="22"/>
        </w:rPr>
        <w:t xml:space="preserve"> (blog kami </w:t>
      </w:r>
      <w:proofErr w:type="spellStart"/>
      <w:r w:rsidRPr="000A4946">
        <w:rPr>
          <w:color w:val="333333"/>
          <w:sz w:val="22"/>
          <w:szCs w:val="22"/>
        </w:rPr>
        <w:t>dengan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rss</w:t>
      </w:r>
      <w:proofErr w:type="spellEnd"/>
      <w:r w:rsidRPr="000A4946">
        <w:rPr>
          <w:color w:val="333333"/>
          <w:sz w:val="22"/>
          <w:szCs w:val="22"/>
        </w:rPr>
        <w:t>), </w:t>
      </w:r>
      <w:hyperlink r:id="rId9" w:history="1">
        <w:r w:rsidRPr="000A4946">
          <w:rPr>
            <w:rStyle w:val="Hyperlink"/>
            <w:color w:val="337AB7"/>
            <w:sz w:val="22"/>
            <w:szCs w:val="22"/>
          </w:rPr>
          <w:t>twitter</w:t>
        </w:r>
      </w:hyperlink>
      <w:r w:rsidRPr="000A4946">
        <w:rPr>
          <w:color w:val="333333"/>
          <w:sz w:val="22"/>
          <w:szCs w:val="22"/>
        </w:rPr>
        <w:t> , </w:t>
      </w:r>
      <w:proofErr w:type="spellStart"/>
      <w:r w:rsidRPr="000A4946">
        <w:rPr>
          <w:color w:val="333333"/>
          <w:sz w:val="22"/>
          <w:szCs w:val="22"/>
        </w:rPr>
        <w:fldChar w:fldCharType="begin"/>
      </w:r>
      <w:r w:rsidRPr="000A4946">
        <w:rPr>
          <w:color w:val="333333"/>
          <w:sz w:val="22"/>
          <w:szCs w:val="22"/>
        </w:rPr>
        <w:instrText xml:space="preserve"> HYPERLINK "https://www.reddit.com/r/pygame" </w:instrText>
      </w:r>
      <w:r w:rsidRPr="000A4946">
        <w:rPr>
          <w:color w:val="333333"/>
          <w:sz w:val="22"/>
          <w:szCs w:val="22"/>
        </w:rPr>
        <w:fldChar w:fldCharType="separate"/>
      </w:r>
      <w:r w:rsidRPr="000A4946">
        <w:rPr>
          <w:rStyle w:val="Hyperlink"/>
          <w:color w:val="337AB7"/>
          <w:sz w:val="22"/>
          <w:szCs w:val="22"/>
        </w:rPr>
        <w:t>reddit</w:t>
      </w:r>
      <w:proofErr w:type="spellEnd"/>
      <w:r w:rsidRPr="000A4946">
        <w:rPr>
          <w:color w:val="333333"/>
          <w:sz w:val="22"/>
          <w:szCs w:val="22"/>
        </w:rPr>
        <w:fldChar w:fldCharType="end"/>
      </w:r>
      <w:r w:rsidRPr="000A4946">
        <w:rPr>
          <w:color w:val="333333"/>
          <w:sz w:val="22"/>
          <w:szCs w:val="22"/>
        </w:rPr>
        <w:t> (forum), </w:t>
      </w:r>
      <w:proofErr w:type="spellStart"/>
      <w:r w:rsidRPr="000A4946">
        <w:rPr>
          <w:color w:val="333333"/>
          <w:sz w:val="22"/>
          <w:szCs w:val="22"/>
        </w:rPr>
        <w:fldChar w:fldCharType="begin"/>
      </w:r>
      <w:r w:rsidRPr="000A4946">
        <w:rPr>
          <w:color w:val="333333"/>
          <w:sz w:val="22"/>
          <w:szCs w:val="22"/>
        </w:rPr>
        <w:instrText xml:space="preserve"> HYPERLINK "http://stackoverflow.com/questions/tagged/pygame" </w:instrText>
      </w:r>
      <w:r w:rsidRPr="000A4946">
        <w:rPr>
          <w:color w:val="333333"/>
          <w:sz w:val="22"/>
          <w:szCs w:val="22"/>
        </w:rPr>
        <w:fldChar w:fldCharType="separate"/>
      </w:r>
      <w:r w:rsidRPr="000A4946">
        <w:rPr>
          <w:rStyle w:val="Hyperlink"/>
          <w:color w:val="337AB7"/>
          <w:sz w:val="22"/>
          <w:szCs w:val="22"/>
        </w:rPr>
        <w:t>stackoverflow</w:t>
      </w:r>
      <w:proofErr w:type="spellEnd"/>
      <w:r w:rsidRPr="000A4946">
        <w:rPr>
          <w:color w:val="333333"/>
          <w:sz w:val="22"/>
          <w:szCs w:val="22"/>
        </w:rPr>
        <w:fldChar w:fldCharType="end"/>
      </w:r>
      <w:r w:rsidRPr="000A4946">
        <w:rPr>
          <w:color w:val="333333"/>
          <w:sz w:val="22"/>
          <w:szCs w:val="22"/>
        </w:rPr>
        <w:t> (Q &amp; A), </w:t>
      </w:r>
      <w:proofErr w:type="spellStart"/>
      <w:r w:rsidRPr="000A4946">
        <w:rPr>
          <w:color w:val="333333"/>
          <w:sz w:val="22"/>
          <w:szCs w:val="22"/>
        </w:rPr>
        <w:fldChar w:fldCharType="begin"/>
      </w:r>
      <w:r w:rsidRPr="000A4946">
        <w:rPr>
          <w:color w:val="333333"/>
          <w:sz w:val="22"/>
          <w:szCs w:val="22"/>
        </w:rPr>
        <w:instrText xml:space="preserve"> HYPERLINK "https://github.com/pygame/pygame/" </w:instrText>
      </w:r>
      <w:r w:rsidRPr="000A4946">
        <w:rPr>
          <w:color w:val="333333"/>
          <w:sz w:val="22"/>
          <w:szCs w:val="22"/>
        </w:rPr>
        <w:fldChar w:fldCharType="separate"/>
      </w:r>
      <w:r w:rsidRPr="000A4946">
        <w:rPr>
          <w:rStyle w:val="Hyperlink"/>
          <w:color w:val="337AB7"/>
          <w:sz w:val="22"/>
          <w:szCs w:val="22"/>
        </w:rPr>
        <w:t>github</w:t>
      </w:r>
      <w:proofErr w:type="spellEnd"/>
      <w:r w:rsidRPr="000A4946">
        <w:rPr>
          <w:color w:val="333333"/>
          <w:sz w:val="22"/>
          <w:szCs w:val="22"/>
        </w:rPr>
        <w:fldChar w:fldCharType="end"/>
      </w:r>
      <w:r w:rsidRPr="000A4946">
        <w:rPr>
          <w:color w:val="333333"/>
          <w:sz w:val="22"/>
          <w:szCs w:val="22"/>
        </w:rPr>
        <w:t xml:space="preserve"> ( </w:t>
      </w:r>
      <w:proofErr w:type="spellStart"/>
      <w:r w:rsidRPr="000A4946">
        <w:rPr>
          <w:color w:val="333333"/>
          <w:sz w:val="22"/>
          <w:szCs w:val="22"/>
        </w:rPr>
        <w:t>pengembangan</w:t>
      </w:r>
      <w:proofErr w:type="spellEnd"/>
      <w:r w:rsidRPr="000A4946">
        <w:rPr>
          <w:color w:val="333333"/>
          <w:sz w:val="22"/>
          <w:szCs w:val="22"/>
        </w:rPr>
        <w:t>), </w:t>
      </w:r>
      <w:proofErr w:type="spellStart"/>
      <w:r w:rsidRPr="000A4946">
        <w:rPr>
          <w:color w:val="333333"/>
          <w:sz w:val="22"/>
          <w:szCs w:val="22"/>
        </w:rPr>
        <w:fldChar w:fldCharType="begin"/>
      </w:r>
      <w:r w:rsidRPr="000A4946">
        <w:rPr>
          <w:color w:val="333333"/>
          <w:sz w:val="22"/>
          <w:szCs w:val="22"/>
        </w:rPr>
        <w:instrText xml:space="preserve"> HYPERLINK "irc://irc.freenode.net/pygame" </w:instrText>
      </w:r>
      <w:r w:rsidRPr="000A4946">
        <w:rPr>
          <w:color w:val="333333"/>
          <w:sz w:val="22"/>
          <w:szCs w:val="22"/>
        </w:rPr>
        <w:fldChar w:fldCharType="separate"/>
      </w:r>
      <w:r w:rsidRPr="000A4946">
        <w:rPr>
          <w:rStyle w:val="Hyperlink"/>
          <w:color w:val="337AB7"/>
          <w:sz w:val="22"/>
          <w:szCs w:val="22"/>
        </w:rPr>
        <w:t>irc</w:t>
      </w:r>
      <w:proofErr w:type="spellEnd"/>
      <w:r w:rsidRPr="000A4946">
        <w:rPr>
          <w:color w:val="333333"/>
          <w:sz w:val="22"/>
          <w:szCs w:val="22"/>
        </w:rPr>
        <w:fldChar w:fldCharType="end"/>
      </w:r>
      <w:r w:rsidRPr="000A4946">
        <w:rPr>
          <w:color w:val="333333"/>
          <w:sz w:val="22"/>
          <w:szCs w:val="22"/>
        </w:rPr>
        <w:t> (chat), </w:t>
      </w:r>
      <w:proofErr w:type="spellStart"/>
      <w:r w:rsidRPr="000A4946">
        <w:rPr>
          <w:color w:val="333333"/>
          <w:sz w:val="22"/>
          <w:szCs w:val="22"/>
        </w:rPr>
        <w:fldChar w:fldCharType="begin"/>
      </w:r>
      <w:r w:rsidRPr="000A4946">
        <w:rPr>
          <w:color w:val="333333"/>
          <w:sz w:val="22"/>
          <w:szCs w:val="22"/>
        </w:rPr>
        <w:instrText xml:space="preserve"> HYPERLINK "http://www.pygame.org/wiki/info" </w:instrText>
      </w:r>
      <w:r w:rsidRPr="000A4946">
        <w:rPr>
          <w:color w:val="333333"/>
          <w:sz w:val="22"/>
          <w:szCs w:val="22"/>
        </w:rPr>
        <w:fldChar w:fldCharType="separate"/>
      </w:r>
      <w:r w:rsidRPr="000A4946">
        <w:rPr>
          <w:rStyle w:val="Hyperlink"/>
          <w:color w:val="337AB7"/>
          <w:sz w:val="22"/>
          <w:szCs w:val="22"/>
        </w:rPr>
        <w:t>mailinglist</w:t>
      </w:r>
      <w:proofErr w:type="spellEnd"/>
      <w:r w:rsidRPr="000A4946">
        <w:rPr>
          <w:color w:val="333333"/>
          <w:sz w:val="22"/>
          <w:szCs w:val="22"/>
        </w:rPr>
        <w:fldChar w:fldCharType="end"/>
      </w:r>
      <w:r w:rsidRPr="000A4946">
        <w:rPr>
          <w:color w:val="333333"/>
          <w:sz w:val="22"/>
          <w:szCs w:val="22"/>
        </w:rPr>
        <w:t xml:space="preserve"> (Kami </w:t>
      </w:r>
      <w:proofErr w:type="spellStart"/>
      <w:r w:rsidRPr="000A4946">
        <w:rPr>
          <w:color w:val="333333"/>
          <w:sz w:val="22"/>
          <w:szCs w:val="22"/>
        </w:rPr>
        <w:t>suka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menulis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surat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elektronik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satu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sama</w:t>
      </w:r>
      <w:proofErr w:type="spellEnd"/>
      <w:r w:rsidRPr="000A4946">
        <w:rPr>
          <w:color w:val="333333"/>
          <w:sz w:val="22"/>
          <w:szCs w:val="22"/>
        </w:rPr>
        <w:t xml:space="preserve"> lain) </w:t>
      </w:r>
      <w:proofErr w:type="spellStart"/>
      <w:r w:rsidRPr="000A4946">
        <w:rPr>
          <w:color w:val="333333"/>
          <w:sz w:val="22"/>
          <w:szCs w:val="22"/>
        </w:rPr>
        <w:t>dan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berbagai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potongan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dan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potongan</w:t>
      </w:r>
      <w:proofErr w:type="spellEnd"/>
      <w:r w:rsidRPr="000A4946">
        <w:rPr>
          <w:color w:val="333333"/>
          <w:sz w:val="22"/>
          <w:szCs w:val="22"/>
        </w:rPr>
        <w:t xml:space="preserve"> lain </w:t>
      </w:r>
      <w:proofErr w:type="spellStart"/>
      <w:r w:rsidRPr="000A4946">
        <w:rPr>
          <w:color w:val="333333"/>
          <w:sz w:val="22"/>
          <w:szCs w:val="22"/>
        </w:rPr>
        <w:t>tentang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pygame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dari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seluruh</w:t>
      </w:r>
      <w:proofErr w:type="spellEnd"/>
      <w:r w:rsidRPr="000A4946">
        <w:rPr>
          <w:color w:val="333333"/>
          <w:sz w:val="22"/>
          <w:szCs w:val="22"/>
        </w:rPr>
        <w:t xml:space="preserve"> internet.</w:t>
      </w:r>
    </w:p>
    <w:p w:rsidR="000A4946" w:rsidRPr="000A4946" w:rsidRDefault="000A4946" w:rsidP="000A4946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2"/>
          <w:szCs w:val="22"/>
        </w:rPr>
      </w:pPr>
      <w:proofErr w:type="spellStart"/>
      <w:proofErr w:type="gramStart"/>
      <w:r w:rsidRPr="000A4946">
        <w:rPr>
          <w:color w:val="333333"/>
          <w:sz w:val="22"/>
          <w:szCs w:val="22"/>
        </w:rPr>
        <w:t>pygame</w:t>
      </w:r>
      <w:proofErr w:type="spellEnd"/>
      <w:proofErr w:type="gramEnd"/>
      <w:r w:rsidRPr="000A4946">
        <w:rPr>
          <w:color w:val="333333"/>
          <w:sz w:val="22"/>
          <w:szCs w:val="22"/>
        </w:rPr>
        <w:t xml:space="preserve"> ( </w:t>
      </w:r>
      <w:proofErr w:type="spellStart"/>
      <w:r w:rsidRPr="000A4946">
        <w:rPr>
          <w:rStyle w:val="Strong"/>
          <w:color w:val="333333"/>
          <w:sz w:val="22"/>
          <w:szCs w:val="22"/>
        </w:rPr>
        <w:t>komunitas</w:t>
      </w:r>
      <w:proofErr w:type="spellEnd"/>
      <w:r w:rsidRPr="000A4946">
        <w:rPr>
          <w:color w:val="333333"/>
          <w:sz w:val="22"/>
          <w:szCs w:val="22"/>
        </w:rPr>
        <w:t xml:space="preserve"> ) </w:t>
      </w:r>
      <w:proofErr w:type="spellStart"/>
      <w:r w:rsidRPr="000A4946">
        <w:rPr>
          <w:color w:val="333333"/>
          <w:sz w:val="22"/>
          <w:szCs w:val="22"/>
        </w:rPr>
        <w:t>adalah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kelompok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sukarelawan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kecil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manusia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kreatif</w:t>
      </w:r>
      <w:proofErr w:type="spellEnd"/>
      <w:r w:rsidRPr="000A4946">
        <w:rPr>
          <w:color w:val="333333"/>
          <w:sz w:val="22"/>
          <w:szCs w:val="22"/>
        </w:rPr>
        <w:t xml:space="preserve"> yang </w:t>
      </w:r>
      <w:proofErr w:type="spellStart"/>
      <w:r w:rsidRPr="000A4946">
        <w:rPr>
          <w:color w:val="333333"/>
          <w:sz w:val="22"/>
          <w:szCs w:val="22"/>
        </w:rPr>
        <w:t>membuat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sesuatu</w:t>
      </w:r>
      <w:proofErr w:type="spellEnd"/>
      <w:r w:rsidRPr="000A4946">
        <w:rPr>
          <w:color w:val="333333"/>
          <w:sz w:val="22"/>
          <w:szCs w:val="22"/>
        </w:rPr>
        <w:t xml:space="preserve"> (</w:t>
      </w:r>
      <w:proofErr w:type="spellStart"/>
      <w:r w:rsidRPr="000A4946">
        <w:rPr>
          <w:color w:val="333333"/>
          <w:sz w:val="22"/>
          <w:szCs w:val="22"/>
        </w:rPr>
        <w:t>mungkin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juga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ada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beberapa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kucing</w:t>
      </w:r>
      <w:proofErr w:type="spellEnd"/>
      <w:r w:rsidRPr="000A4946">
        <w:rPr>
          <w:color w:val="333333"/>
          <w:sz w:val="22"/>
          <w:szCs w:val="22"/>
        </w:rPr>
        <w:t xml:space="preserve">, </w:t>
      </w:r>
      <w:proofErr w:type="spellStart"/>
      <w:r w:rsidRPr="000A4946">
        <w:rPr>
          <w:color w:val="333333"/>
          <w:sz w:val="22"/>
          <w:szCs w:val="22"/>
        </w:rPr>
        <w:t>beberapa</w:t>
      </w:r>
      <w:proofErr w:type="spellEnd"/>
      <w:r w:rsidRPr="000A4946">
        <w:rPr>
          <w:color w:val="333333"/>
          <w:sz w:val="22"/>
          <w:szCs w:val="22"/>
        </w:rPr>
        <w:t xml:space="preserve"> koala, </w:t>
      </w:r>
      <w:proofErr w:type="spellStart"/>
      <w:r w:rsidRPr="000A4946">
        <w:rPr>
          <w:color w:val="333333"/>
          <w:sz w:val="22"/>
          <w:szCs w:val="22"/>
        </w:rPr>
        <w:t>lusinan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doggos</w:t>
      </w:r>
      <w:proofErr w:type="spellEnd"/>
      <w:r w:rsidRPr="000A4946">
        <w:rPr>
          <w:color w:val="333333"/>
          <w:sz w:val="22"/>
          <w:szCs w:val="22"/>
        </w:rPr>
        <w:t xml:space="preserve">, 3,14 gnome, </w:t>
      </w:r>
      <w:proofErr w:type="spellStart"/>
      <w:r w:rsidRPr="000A4946">
        <w:rPr>
          <w:color w:val="333333"/>
          <w:sz w:val="22"/>
          <w:szCs w:val="22"/>
        </w:rPr>
        <w:t>dan</w:t>
      </w:r>
      <w:proofErr w:type="spellEnd"/>
      <w:r w:rsidRPr="000A4946">
        <w:rPr>
          <w:color w:val="333333"/>
          <w:sz w:val="22"/>
          <w:szCs w:val="22"/>
        </w:rPr>
        <w:t xml:space="preserve"> 42 robot yang </w:t>
      </w:r>
      <w:proofErr w:type="spellStart"/>
      <w:r w:rsidRPr="000A4946">
        <w:rPr>
          <w:color w:val="333333"/>
          <w:sz w:val="22"/>
          <w:szCs w:val="22"/>
        </w:rPr>
        <w:t>juga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mengotak-atik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kita</w:t>
      </w:r>
      <w:proofErr w:type="spellEnd"/>
      <w:r w:rsidRPr="000A4946">
        <w:rPr>
          <w:color w:val="333333"/>
          <w:sz w:val="22"/>
          <w:szCs w:val="22"/>
        </w:rPr>
        <w:t>). </w:t>
      </w:r>
      <w:proofErr w:type="gramStart"/>
      <w:r w:rsidRPr="000A4946">
        <w:rPr>
          <w:color w:val="333333"/>
          <w:sz w:val="22"/>
          <w:szCs w:val="22"/>
        </w:rPr>
        <w:t xml:space="preserve">Kami </w:t>
      </w:r>
      <w:proofErr w:type="spellStart"/>
      <w:r w:rsidRPr="000A4946">
        <w:rPr>
          <w:color w:val="333333"/>
          <w:sz w:val="22"/>
          <w:szCs w:val="22"/>
        </w:rPr>
        <w:t>saling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menghargai</w:t>
      </w:r>
      <w:proofErr w:type="spellEnd"/>
      <w:r w:rsidRPr="000A4946">
        <w:rPr>
          <w:color w:val="333333"/>
          <w:sz w:val="22"/>
          <w:szCs w:val="22"/>
        </w:rPr>
        <w:t xml:space="preserve">, </w:t>
      </w:r>
      <w:proofErr w:type="spellStart"/>
      <w:r w:rsidRPr="000A4946">
        <w:rPr>
          <w:color w:val="333333"/>
          <w:sz w:val="22"/>
          <w:szCs w:val="22"/>
        </w:rPr>
        <w:t>dan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mengikuti</w:t>
      </w:r>
      <w:proofErr w:type="spellEnd"/>
      <w:r w:rsidRPr="000A4946">
        <w:rPr>
          <w:color w:val="333333"/>
          <w:sz w:val="22"/>
          <w:szCs w:val="22"/>
        </w:rPr>
        <w:t> </w:t>
      </w:r>
      <w:proofErr w:type="spellStart"/>
      <w:r w:rsidRPr="000A4946">
        <w:rPr>
          <w:color w:val="333333"/>
          <w:sz w:val="22"/>
          <w:szCs w:val="22"/>
        </w:rPr>
        <w:fldChar w:fldCharType="begin"/>
      </w:r>
      <w:r w:rsidRPr="000A4946">
        <w:rPr>
          <w:color w:val="333333"/>
          <w:sz w:val="22"/>
          <w:szCs w:val="22"/>
        </w:rPr>
        <w:instrText xml:space="preserve"> HYPERLINK "https://www.python.org/psf/codeofconduct/" </w:instrText>
      </w:r>
      <w:r w:rsidRPr="000A4946">
        <w:rPr>
          <w:color w:val="333333"/>
          <w:sz w:val="22"/>
          <w:szCs w:val="22"/>
        </w:rPr>
        <w:fldChar w:fldCharType="separate"/>
      </w:r>
      <w:r w:rsidRPr="000A4946">
        <w:rPr>
          <w:rStyle w:val="Hyperlink"/>
          <w:color w:val="337AB7"/>
          <w:sz w:val="22"/>
          <w:szCs w:val="22"/>
        </w:rPr>
        <w:t>kode</w:t>
      </w:r>
      <w:proofErr w:type="spellEnd"/>
      <w:r w:rsidRPr="000A4946">
        <w:rPr>
          <w:rStyle w:val="Hyperlink"/>
          <w:color w:val="337AB7"/>
          <w:sz w:val="22"/>
          <w:szCs w:val="22"/>
        </w:rPr>
        <w:t xml:space="preserve"> </w:t>
      </w:r>
      <w:proofErr w:type="spellStart"/>
      <w:r w:rsidRPr="000A4946">
        <w:rPr>
          <w:rStyle w:val="Hyperlink"/>
          <w:color w:val="337AB7"/>
          <w:sz w:val="22"/>
          <w:szCs w:val="22"/>
        </w:rPr>
        <w:t>perilaku</w:t>
      </w:r>
      <w:proofErr w:type="spellEnd"/>
      <w:r w:rsidRPr="000A4946">
        <w:rPr>
          <w:rStyle w:val="Hyperlink"/>
          <w:color w:val="337AB7"/>
          <w:sz w:val="22"/>
          <w:szCs w:val="22"/>
        </w:rPr>
        <w:t xml:space="preserve"> </w:t>
      </w:r>
      <w:proofErr w:type="spellStart"/>
      <w:r w:rsidRPr="000A4946">
        <w:rPr>
          <w:rStyle w:val="Hyperlink"/>
          <w:color w:val="337AB7"/>
          <w:sz w:val="22"/>
          <w:szCs w:val="22"/>
        </w:rPr>
        <w:t>komunitas</w:t>
      </w:r>
      <w:proofErr w:type="spellEnd"/>
      <w:r w:rsidRPr="000A4946">
        <w:rPr>
          <w:rStyle w:val="Hyperlink"/>
          <w:color w:val="337AB7"/>
          <w:sz w:val="22"/>
          <w:szCs w:val="22"/>
        </w:rPr>
        <w:t xml:space="preserve"> Python</w:t>
      </w:r>
      <w:r w:rsidRPr="000A4946">
        <w:rPr>
          <w:color w:val="333333"/>
          <w:sz w:val="22"/>
          <w:szCs w:val="22"/>
        </w:rPr>
        <w:fldChar w:fldCharType="end"/>
      </w:r>
      <w:r w:rsidRPr="000A4946">
        <w:rPr>
          <w:color w:val="333333"/>
          <w:sz w:val="22"/>
          <w:szCs w:val="22"/>
        </w:rPr>
        <w:t xml:space="preserve"> , </w:t>
      </w:r>
      <w:proofErr w:type="spellStart"/>
      <w:r w:rsidRPr="000A4946">
        <w:rPr>
          <w:color w:val="333333"/>
          <w:sz w:val="22"/>
          <w:szCs w:val="22"/>
        </w:rPr>
        <w:t>sementara</w:t>
      </w:r>
      <w:proofErr w:type="spellEnd"/>
      <w:r w:rsidRPr="000A4946">
        <w:rPr>
          <w:color w:val="333333"/>
          <w:sz w:val="22"/>
          <w:szCs w:val="22"/>
        </w:rPr>
        <w:t xml:space="preserve"> kami </w:t>
      </w:r>
      <w:proofErr w:type="spellStart"/>
      <w:r w:rsidRPr="000A4946">
        <w:rPr>
          <w:color w:val="333333"/>
          <w:sz w:val="22"/>
          <w:szCs w:val="22"/>
        </w:rPr>
        <w:t>saling</w:t>
      </w:r>
      <w:proofErr w:type="spellEnd"/>
      <w:r w:rsidRPr="000A4946">
        <w:rPr>
          <w:color w:val="333333"/>
          <w:sz w:val="22"/>
          <w:szCs w:val="22"/>
        </w:rPr>
        <w:t xml:space="preserve"> </w:t>
      </w:r>
      <w:proofErr w:type="spellStart"/>
      <w:r w:rsidRPr="000A4946">
        <w:rPr>
          <w:color w:val="333333"/>
          <w:sz w:val="22"/>
          <w:szCs w:val="22"/>
        </w:rPr>
        <w:t>memban</w:t>
      </w:r>
      <w:r>
        <w:rPr>
          <w:color w:val="333333"/>
          <w:sz w:val="22"/>
          <w:szCs w:val="22"/>
        </w:rPr>
        <w:t>tu</w:t>
      </w:r>
      <w:proofErr w:type="spellEnd"/>
      <w:r>
        <w:rPr>
          <w:color w:val="333333"/>
          <w:sz w:val="22"/>
          <w:szCs w:val="22"/>
        </w:rPr>
        <w:t xml:space="preserve"> </w:t>
      </w:r>
      <w:proofErr w:type="spellStart"/>
      <w:r>
        <w:rPr>
          <w:color w:val="333333"/>
          <w:sz w:val="22"/>
          <w:szCs w:val="22"/>
        </w:rPr>
        <w:t>membuat</w:t>
      </w:r>
      <w:proofErr w:type="spellEnd"/>
      <w:r>
        <w:rPr>
          <w:color w:val="333333"/>
          <w:sz w:val="22"/>
          <w:szCs w:val="22"/>
        </w:rPr>
        <w:t xml:space="preserve"> </w:t>
      </w:r>
      <w:proofErr w:type="spellStart"/>
      <w:r>
        <w:rPr>
          <w:color w:val="333333"/>
          <w:sz w:val="22"/>
          <w:szCs w:val="22"/>
        </w:rPr>
        <w:t>hal-hal</w:t>
      </w:r>
      <w:proofErr w:type="spellEnd"/>
      <w:r>
        <w:rPr>
          <w:color w:val="333333"/>
          <w:sz w:val="22"/>
          <w:szCs w:val="22"/>
        </w:rPr>
        <w:t xml:space="preserve"> yang </w:t>
      </w:r>
      <w:proofErr w:type="spellStart"/>
      <w:r>
        <w:rPr>
          <w:color w:val="333333"/>
          <w:sz w:val="22"/>
          <w:szCs w:val="22"/>
        </w:rPr>
        <w:t>menarik</w:t>
      </w:r>
      <w:proofErr w:type="spellEnd"/>
      <w:r>
        <w:rPr>
          <w:color w:val="333333"/>
          <w:sz w:val="22"/>
          <w:szCs w:val="22"/>
        </w:rPr>
        <w:t>.</w:t>
      </w:r>
      <w:proofErr w:type="gramEnd"/>
    </w:p>
    <w:p w:rsidR="00080CC2" w:rsidRDefault="00080CC2" w:rsidP="004643B7">
      <w:pPr>
        <w:pStyle w:val="Heading3"/>
        <w:shd w:val="clear" w:color="auto" w:fill="FFFFFF"/>
        <w:spacing w:before="0" w:beforeAutospacing="0" w:after="144" w:afterAutospacing="0"/>
        <w:textAlignment w:val="baseline"/>
        <w:rPr>
          <w:color w:val="444444"/>
          <w:sz w:val="24"/>
          <w:szCs w:val="24"/>
        </w:rPr>
      </w:pPr>
    </w:p>
    <w:p w:rsidR="004643B7" w:rsidRPr="004643B7" w:rsidRDefault="004643B7" w:rsidP="004643B7">
      <w:pPr>
        <w:pStyle w:val="Heading3"/>
        <w:shd w:val="clear" w:color="auto" w:fill="FFFFFF"/>
        <w:spacing w:before="0" w:beforeAutospacing="0" w:after="144" w:afterAutospacing="0"/>
        <w:textAlignment w:val="baseline"/>
        <w:rPr>
          <w:color w:val="444444"/>
          <w:sz w:val="24"/>
          <w:szCs w:val="24"/>
        </w:rPr>
      </w:pPr>
      <w:r w:rsidRPr="004643B7">
        <w:rPr>
          <w:color w:val="444444"/>
          <w:sz w:val="24"/>
          <w:szCs w:val="24"/>
        </w:rPr>
        <w:t xml:space="preserve">Cara </w:t>
      </w:r>
      <w:proofErr w:type="gramStart"/>
      <w:r w:rsidRPr="004643B7">
        <w:rPr>
          <w:color w:val="444444"/>
          <w:sz w:val="24"/>
          <w:szCs w:val="24"/>
        </w:rPr>
        <w:t>install</w:t>
      </w:r>
      <w:proofErr w:type="gramEnd"/>
      <w:r w:rsidRPr="004643B7">
        <w:rPr>
          <w:color w:val="444444"/>
          <w:sz w:val="24"/>
          <w:szCs w:val="24"/>
        </w:rPr>
        <w:t xml:space="preserve"> </w:t>
      </w:r>
      <w:proofErr w:type="spellStart"/>
      <w:r w:rsidRPr="004643B7">
        <w:rPr>
          <w:color w:val="444444"/>
          <w:sz w:val="24"/>
          <w:szCs w:val="24"/>
        </w:rPr>
        <w:t>pygame</w:t>
      </w:r>
      <w:proofErr w:type="spellEnd"/>
      <w:r w:rsidRPr="004643B7">
        <w:rPr>
          <w:color w:val="444444"/>
          <w:sz w:val="24"/>
          <w:szCs w:val="24"/>
        </w:rPr>
        <w:t xml:space="preserve"> di Windows </w:t>
      </w:r>
      <w:proofErr w:type="spellStart"/>
      <w:r w:rsidRPr="004643B7">
        <w:rPr>
          <w:color w:val="444444"/>
          <w:sz w:val="24"/>
          <w:szCs w:val="24"/>
        </w:rPr>
        <w:t>pada</w:t>
      </w:r>
      <w:proofErr w:type="spellEnd"/>
      <w:r w:rsidRPr="004643B7">
        <w:rPr>
          <w:color w:val="444444"/>
          <w:sz w:val="24"/>
          <w:szCs w:val="24"/>
        </w:rPr>
        <w:t xml:space="preserve"> python 3.</w:t>
      </w:r>
    </w:p>
    <w:p w:rsidR="004643B7" w:rsidRPr="004643B7" w:rsidRDefault="004643B7" w:rsidP="004643B7">
      <w:pPr>
        <w:rPr>
          <w:rFonts w:ascii="Times New Roman" w:hAnsi="Times New Roman" w:cs="Times New Roman"/>
          <w:sz w:val="24"/>
        </w:rPr>
      </w:pPr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Nah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pada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segment yang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pertama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ini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saya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proofErr w:type="gram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akan</w:t>
      </w:r>
      <w:proofErr w:type="spellEnd"/>
      <w:proofErr w:type="gram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langsung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mencoba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untuk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memberikan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tutorial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dari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instalasi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di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sistem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operasi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windows. </w:t>
      </w:r>
      <w:proofErr w:type="spellStart"/>
      <w:proofErr w:type="gram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Jadi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perhatikan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baik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-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baik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ya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bagi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kalian yang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memiliki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sistem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operasi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windows.</w:t>
      </w:r>
      <w:proofErr w:type="gram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Hehe</w:t>
      </w:r>
      <w:proofErr w:type="spellEnd"/>
      <w:proofErr w:type="gram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..</w:t>
      </w:r>
      <w:proofErr w:type="gram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Dan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bagi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kalian yang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memiliki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OS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linux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, kalian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bisa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 </w:t>
      </w:r>
      <w:hyperlink r:id="rId10" w:tgtFrame="_blank" w:history="1">
        <w:r w:rsidRPr="004643B7">
          <w:rPr>
            <w:rStyle w:val="Hyperlink"/>
            <w:rFonts w:ascii="Times New Roman" w:hAnsi="Times New Roman" w:cs="Times New Roman"/>
            <w:color w:val="637182"/>
            <w:bdr w:val="none" w:sz="0" w:space="0" w:color="auto" w:frame="1"/>
            <w:shd w:val="clear" w:color="auto" w:fill="FFFFFF"/>
          </w:rPr>
          <w:t>MEMBACANYA DISINI...</w:t>
        </w:r>
      </w:hyperlink>
      <w:r w:rsidRPr="004643B7">
        <w:rPr>
          <w:rFonts w:ascii="Times New Roman" w:hAnsi="Times New Roman" w:cs="Times New Roman"/>
          <w:color w:val="444444"/>
        </w:rPr>
        <w:br/>
      </w:r>
      <w:r w:rsidRPr="004643B7">
        <w:rPr>
          <w:rFonts w:ascii="Times New Roman" w:hAnsi="Times New Roman" w:cs="Times New Roman"/>
          <w:color w:val="444444"/>
        </w:rPr>
        <w:br/>
      </w:r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Nah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langsung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saja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yuk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kita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simak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sama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-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sama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pembahasan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mengenai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caranya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di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bawah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ini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ya</w:t>
      </w:r>
      <w:proofErr w:type="spellEnd"/>
      <w:proofErr w:type="gram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..</w:t>
      </w:r>
      <w:proofErr w:type="gram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Let’s check it out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temen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-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temen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...</w:t>
      </w:r>
      <w:r w:rsidRPr="004643B7">
        <w:rPr>
          <w:rFonts w:ascii="Times New Roman" w:hAnsi="Times New Roman" w:cs="Times New Roman"/>
          <w:color w:val="444444"/>
        </w:rPr>
        <w:br/>
      </w:r>
      <w:r w:rsidRPr="004643B7">
        <w:rPr>
          <w:rFonts w:ascii="Times New Roman" w:hAnsi="Times New Roman" w:cs="Times New Roman"/>
          <w:color w:val="444444"/>
        </w:rPr>
        <w:br/>
      </w:r>
    </w:p>
    <w:p w:rsidR="004643B7" w:rsidRPr="004643B7" w:rsidRDefault="004643B7" w:rsidP="004643B7">
      <w:pPr>
        <w:pStyle w:val="Heading3"/>
        <w:shd w:val="clear" w:color="auto" w:fill="FFFFFF"/>
        <w:spacing w:before="0" w:beforeAutospacing="0" w:after="144" w:afterAutospacing="0"/>
        <w:textAlignment w:val="baseline"/>
        <w:rPr>
          <w:color w:val="444444"/>
          <w:sz w:val="24"/>
          <w:szCs w:val="22"/>
        </w:rPr>
      </w:pPr>
      <w:proofErr w:type="spellStart"/>
      <w:r w:rsidRPr="004643B7">
        <w:rPr>
          <w:color w:val="444444"/>
          <w:sz w:val="24"/>
          <w:szCs w:val="22"/>
        </w:rPr>
        <w:t>Langkah</w:t>
      </w:r>
      <w:proofErr w:type="spellEnd"/>
      <w:r w:rsidRPr="004643B7">
        <w:rPr>
          <w:color w:val="444444"/>
          <w:sz w:val="24"/>
          <w:szCs w:val="22"/>
        </w:rPr>
        <w:t xml:space="preserve"> </w:t>
      </w:r>
      <w:proofErr w:type="gramStart"/>
      <w:r w:rsidRPr="004643B7">
        <w:rPr>
          <w:color w:val="444444"/>
          <w:sz w:val="24"/>
          <w:szCs w:val="22"/>
        </w:rPr>
        <w:t>1 :</w:t>
      </w:r>
      <w:proofErr w:type="gramEnd"/>
      <w:r w:rsidRPr="004643B7">
        <w:rPr>
          <w:color w:val="444444"/>
          <w:sz w:val="24"/>
          <w:szCs w:val="22"/>
        </w:rPr>
        <w:t xml:space="preserve"> </w:t>
      </w:r>
      <w:proofErr w:type="spellStart"/>
      <w:r w:rsidRPr="004643B7">
        <w:rPr>
          <w:color w:val="444444"/>
          <w:sz w:val="24"/>
          <w:szCs w:val="22"/>
        </w:rPr>
        <w:t>Cek</w:t>
      </w:r>
      <w:proofErr w:type="spellEnd"/>
      <w:r w:rsidRPr="004643B7">
        <w:rPr>
          <w:color w:val="444444"/>
          <w:sz w:val="24"/>
          <w:szCs w:val="22"/>
        </w:rPr>
        <w:t xml:space="preserve"> </w:t>
      </w:r>
      <w:proofErr w:type="spellStart"/>
      <w:r w:rsidRPr="004643B7">
        <w:rPr>
          <w:color w:val="444444"/>
          <w:sz w:val="24"/>
          <w:szCs w:val="22"/>
        </w:rPr>
        <w:t>versi</w:t>
      </w:r>
      <w:proofErr w:type="spellEnd"/>
      <w:r w:rsidRPr="004643B7">
        <w:rPr>
          <w:color w:val="444444"/>
          <w:sz w:val="24"/>
          <w:szCs w:val="22"/>
        </w:rPr>
        <w:t xml:space="preserve"> python kalian. </w:t>
      </w:r>
    </w:p>
    <w:p w:rsidR="004643B7" w:rsidRPr="004643B7" w:rsidRDefault="004643B7" w:rsidP="004643B7">
      <w:pPr>
        <w:rPr>
          <w:rStyle w:val="Hyperlink"/>
          <w:rFonts w:ascii="Times New Roman" w:hAnsi="Times New Roman" w:cs="Times New Roman"/>
          <w:color w:val="637182"/>
          <w:u w:val="none"/>
          <w:bdr w:val="none" w:sz="0" w:space="0" w:color="auto" w:frame="1"/>
          <w:shd w:val="clear" w:color="auto" w:fill="FFFFFF"/>
        </w:rPr>
      </w:pP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Saya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anggap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kalian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sudah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install python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nya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ya</w:t>
      </w:r>
      <w:proofErr w:type="spellEnd"/>
      <w:proofErr w:type="gram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..</w:t>
      </w:r>
      <w:proofErr w:type="gram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proofErr w:type="gram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jika</w:t>
      </w:r>
      <w:proofErr w:type="spellEnd"/>
      <w:proofErr w:type="gram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kalian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belum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install python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nya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ya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… kalian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bisa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baca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tutorial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instalasi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python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nya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 </w:t>
      </w:r>
      <w:hyperlink r:id="rId11" w:tgtFrame="_blank" w:history="1">
        <w:r w:rsidRPr="004643B7">
          <w:rPr>
            <w:rStyle w:val="Hyperlink"/>
            <w:rFonts w:ascii="Times New Roman" w:hAnsi="Times New Roman" w:cs="Times New Roman"/>
            <w:color w:val="637182"/>
            <w:bdr w:val="none" w:sz="0" w:space="0" w:color="auto" w:frame="1"/>
            <w:shd w:val="clear" w:color="auto" w:fill="FFFFFF"/>
          </w:rPr>
          <w:t>DISINI YA</w:t>
        </w:r>
      </w:hyperlink>
      <w:r w:rsidRPr="004643B7">
        <w:rPr>
          <w:rFonts w:ascii="Times New Roman" w:hAnsi="Times New Roman" w:cs="Times New Roman"/>
          <w:color w:val="444444"/>
          <w:shd w:val="clear" w:color="auto" w:fill="FFFFFF"/>
        </w:rPr>
        <w:t> 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temen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-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temen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….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Oke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kita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balik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lagi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ke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pembahasan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utama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kita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di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postingan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kali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ini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ya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…</w:t>
      </w:r>
      <w:r w:rsidRPr="004643B7">
        <w:rPr>
          <w:rFonts w:ascii="Times New Roman" w:hAnsi="Times New Roman" w:cs="Times New Roman"/>
          <w:color w:val="444444"/>
        </w:rPr>
        <w:br/>
      </w:r>
      <w:r w:rsidRPr="004643B7">
        <w:rPr>
          <w:rFonts w:ascii="Times New Roman" w:hAnsi="Times New Roman" w:cs="Times New Roman"/>
          <w:color w:val="444444"/>
        </w:rPr>
        <w:br/>
      </w:r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Nah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langkah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yang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pertama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ini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, kalian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harus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mengetahui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terlebih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dahulu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versi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python yang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terinstall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di PC kalian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dulu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ya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….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Bisa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dengan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proofErr w:type="gram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cara</w:t>
      </w:r>
      <w:proofErr w:type="spellEnd"/>
      <w:proofErr w:type="gram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membuka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IDLE python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nya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seperti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pada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gambar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no 1 di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bawah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ini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. </w:t>
      </w:r>
      <w:proofErr w:type="spellStart"/>
      <w:proofErr w:type="gram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Atau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bisa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juga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di C:/pythonxx/python.exe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seperti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pada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gambar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no 2 di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bawah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ini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.</w:t>
      </w:r>
      <w:proofErr w:type="gram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Maka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proofErr w:type="gram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akan</w:t>
      </w:r>
      <w:proofErr w:type="spellEnd"/>
      <w:proofErr w:type="gram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muncul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seperti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pada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proofErr w:type="spellStart"/>
      <w:r w:rsidRPr="004643B7">
        <w:rPr>
          <w:rFonts w:ascii="Times New Roman" w:hAnsi="Times New Roman" w:cs="Times New Roman"/>
          <w:color w:val="444444"/>
          <w:shd w:val="clear" w:color="auto" w:fill="FFFFFF"/>
        </w:rPr>
        <w:t>gambar</w:t>
      </w:r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no 3.</w:t>
      </w:r>
      <w:r w:rsidRPr="004643B7">
        <w:rPr>
          <w:rFonts w:ascii="Times New Roman" w:hAnsi="Times New Roman" w:cs="Times New Roman"/>
          <w:color w:val="444444"/>
        </w:rPr>
        <w:br/>
      </w:r>
      <w:r w:rsidRPr="004643B7">
        <w:rPr>
          <w:rFonts w:ascii="Times New Roman" w:hAnsi="Times New Roman" w:cs="Times New Roman"/>
          <w:color w:val="444444"/>
        </w:rPr>
        <w:br/>
      </w:r>
      <w:r w:rsidRPr="004643B7">
        <w:rPr>
          <w:rFonts w:ascii="Times New Roman" w:hAnsi="Times New Roman" w:cs="Times New Roman"/>
          <w:color w:val="444444"/>
        </w:rPr>
        <w:br/>
      </w:r>
      <w:r>
        <w:rPr>
          <w:rFonts w:ascii="Times New Roman" w:hAnsi="Times New Roman" w:cs="Times New Roman"/>
        </w:rPr>
        <w:fldChar w:fldCharType="begin"/>
      </w:r>
      <w:r w:rsidRPr="004643B7">
        <w:rPr>
          <w:rFonts w:ascii="Times New Roman" w:hAnsi="Times New Roman" w:cs="Times New Roman"/>
        </w:rPr>
        <w:instrText xml:space="preserve"> HYPERLINK "http://2.bp.blogspot.com/-H7d5xk7DqjE/WNHkLkN0fwI/AAAAAAAAASc/TstCqeWMvJ8rpPeZUGZSiy8Nlks3Li1WACK4B/s1600/1.png" </w:instrText>
      </w:r>
      <w:r>
        <w:rPr>
          <w:rFonts w:ascii="Times New Roman" w:hAnsi="Times New Roman" w:cs="Times New Roman"/>
        </w:rPr>
        <w:fldChar w:fldCharType="separate"/>
      </w:r>
    </w:p>
    <w:p w:rsidR="004643B7" w:rsidRDefault="000A4946" w:rsidP="004643B7">
      <w:pPr>
        <w:rPr>
          <w:rFonts w:ascii="Times New Roman" w:hAnsi="Times New Roman"/>
          <w:sz w:val="24"/>
          <w:szCs w:val="24"/>
        </w:rPr>
      </w:pPr>
      <w:r w:rsidRPr="004643B7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5E7E74A" wp14:editId="0CA0EEAF">
            <wp:simplePos x="0" y="0"/>
            <wp:positionH relativeFrom="column">
              <wp:posOffset>28575</wp:posOffset>
            </wp:positionH>
            <wp:positionV relativeFrom="paragraph">
              <wp:posOffset>15875</wp:posOffset>
            </wp:positionV>
            <wp:extent cx="4989830" cy="4552315"/>
            <wp:effectExtent l="0" t="0" r="1270" b="635"/>
            <wp:wrapNone/>
            <wp:docPr id="33" name="Picture 33" descr="https://2.bp.blogspot.com/-H7d5xk7DqjE/WNHkLkN0fwI/AAAAAAAAASc/TstCqeWMvJ8rpPeZUGZSiy8Nlks3Li1WACK4B/s640/1.pn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2.bp.blogspot.com/-H7d5xk7DqjE/WNHkLkN0fwI/AAAAAAAAASc/TstCqeWMvJ8rpPeZUGZSiy8Nlks3Li1WACK4B/s640/1.pn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830" cy="455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43B7">
        <w:fldChar w:fldCharType="end"/>
      </w:r>
      <w:ins w:id="0" w:author="Unknown">
        <w:r w:rsidR="004643B7">
          <w:rPr>
            <w:rFonts w:ascii="Open Sans" w:hAnsi="Open Sans"/>
            <w:color w:val="444444"/>
            <w:sz w:val="20"/>
            <w:szCs w:val="20"/>
          </w:rPr>
          <w:br/>
        </w:r>
      </w:ins>
    </w:p>
    <w:p w:rsidR="004643B7" w:rsidRDefault="004643B7" w:rsidP="004643B7">
      <w:pPr>
        <w:rPr>
          <w:rFonts w:ascii="Times New Roman" w:hAnsi="Times New Roman"/>
          <w:sz w:val="24"/>
          <w:szCs w:val="24"/>
        </w:rPr>
      </w:pPr>
    </w:p>
    <w:p w:rsidR="004643B7" w:rsidRDefault="004643B7" w:rsidP="004643B7">
      <w:pPr>
        <w:rPr>
          <w:rFonts w:ascii="Times New Roman" w:hAnsi="Times New Roman"/>
          <w:sz w:val="24"/>
          <w:szCs w:val="24"/>
        </w:rPr>
      </w:pPr>
    </w:p>
    <w:p w:rsidR="004643B7" w:rsidRDefault="004643B7" w:rsidP="004643B7">
      <w:pPr>
        <w:rPr>
          <w:rFonts w:ascii="Times New Roman" w:hAnsi="Times New Roman"/>
          <w:sz w:val="24"/>
          <w:szCs w:val="24"/>
        </w:rPr>
      </w:pPr>
    </w:p>
    <w:p w:rsidR="004643B7" w:rsidRDefault="004643B7" w:rsidP="004643B7">
      <w:pPr>
        <w:rPr>
          <w:rFonts w:ascii="Times New Roman" w:hAnsi="Times New Roman"/>
          <w:sz w:val="24"/>
          <w:szCs w:val="24"/>
        </w:rPr>
      </w:pPr>
    </w:p>
    <w:p w:rsidR="004643B7" w:rsidRDefault="004643B7" w:rsidP="004643B7">
      <w:pPr>
        <w:rPr>
          <w:rFonts w:ascii="Times New Roman" w:hAnsi="Times New Roman"/>
          <w:sz w:val="24"/>
          <w:szCs w:val="24"/>
        </w:rPr>
      </w:pPr>
    </w:p>
    <w:p w:rsidR="004643B7" w:rsidRDefault="004643B7" w:rsidP="004643B7">
      <w:pPr>
        <w:rPr>
          <w:rFonts w:ascii="Times New Roman" w:hAnsi="Times New Roman"/>
          <w:sz w:val="24"/>
          <w:szCs w:val="24"/>
        </w:rPr>
      </w:pPr>
    </w:p>
    <w:p w:rsidR="004643B7" w:rsidRDefault="004643B7" w:rsidP="004643B7">
      <w:pPr>
        <w:rPr>
          <w:rFonts w:ascii="Times New Roman" w:hAnsi="Times New Roman"/>
          <w:sz w:val="24"/>
          <w:szCs w:val="24"/>
        </w:rPr>
      </w:pPr>
    </w:p>
    <w:p w:rsidR="004643B7" w:rsidRDefault="004643B7" w:rsidP="004643B7">
      <w:pPr>
        <w:rPr>
          <w:rFonts w:ascii="Times New Roman" w:hAnsi="Times New Roman"/>
          <w:sz w:val="24"/>
          <w:szCs w:val="24"/>
        </w:rPr>
      </w:pPr>
    </w:p>
    <w:p w:rsidR="004643B7" w:rsidRDefault="004643B7" w:rsidP="004643B7">
      <w:pPr>
        <w:rPr>
          <w:rFonts w:ascii="Times New Roman" w:hAnsi="Times New Roman"/>
          <w:sz w:val="24"/>
          <w:szCs w:val="24"/>
        </w:rPr>
      </w:pPr>
    </w:p>
    <w:p w:rsidR="004643B7" w:rsidRDefault="004643B7" w:rsidP="004643B7">
      <w:pPr>
        <w:rPr>
          <w:ins w:id="1" w:author="Unknown"/>
          <w:rFonts w:ascii="Times New Roman" w:hAnsi="Times New Roman"/>
          <w:sz w:val="24"/>
          <w:szCs w:val="24"/>
        </w:rPr>
      </w:pPr>
    </w:p>
    <w:p w:rsidR="004643B7" w:rsidRPr="004643B7" w:rsidRDefault="004643B7" w:rsidP="004643B7">
      <w:pPr>
        <w:pStyle w:val="Heading3"/>
        <w:shd w:val="clear" w:color="auto" w:fill="FFFFFF"/>
        <w:spacing w:before="0" w:beforeAutospacing="0" w:after="0" w:afterAutospacing="0"/>
        <w:textAlignment w:val="baseline"/>
        <w:rPr>
          <w:ins w:id="2" w:author="Unknown"/>
          <w:color w:val="444444"/>
          <w:sz w:val="22"/>
          <w:szCs w:val="22"/>
        </w:rPr>
      </w:pPr>
      <w:proofErr w:type="spellStart"/>
      <w:r w:rsidRPr="004643B7">
        <w:rPr>
          <w:color w:val="444444"/>
          <w:sz w:val="24"/>
          <w:szCs w:val="24"/>
        </w:rPr>
        <w:t>Langkah</w:t>
      </w:r>
      <w:proofErr w:type="spellEnd"/>
      <w:r w:rsidRPr="004643B7">
        <w:rPr>
          <w:color w:val="444444"/>
          <w:sz w:val="24"/>
          <w:szCs w:val="24"/>
        </w:rPr>
        <w:t xml:space="preserve"> </w:t>
      </w:r>
      <w:proofErr w:type="gramStart"/>
      <w:r w:rsidRPr="004643B7">
        <w:rPr>
          <w:color w:val="444444"/>
          <w:sz w:val="24"/>
          <w:szCs w:val="24"/>
        </w:rPr>
        <w:t>2 :</w:t>
      </w:r>
      <w:proofErr w:type="gramEnd"/>
      <w:r w:rsidRPr="004643B7">
        <w:rPr>
          <w:color w:val="444444"/>
          <w:sz w:val="24"/>
          <w:szCs w:val="24"/>
        </w:rPr>
        <w:t xml:space="preserve"> </w:t>
      </w:r>
      <w:proofErr w:type="spellStart"/>
      <w:r w:rsidRPr="004643B7">
        <w:rPr>
          <w:color w:val="444444"/>
          <w:sz w:val="24"/>
          <w:szCs w:val="24"/>
        </w:rPr>
        <w:t>mendownload</w:t>
      </w:r>
      <w:proofErr w:type="spellEnd"/>
      <w:r w:rsidRPr="004643B7">
        <w:rPr>
          <w:color w:val="444444"/>
          <w:sz w:val="24"/>
          <w:szCs w:val="24"/>
        </w:rPr>
        <w:t xml:space="preserve"> </w:t>
      </w:r>
      <w:proofErr w:type="spellStart"/>
      <w:r w:rsidRPr="004643B7">
        <w:rPr>
          <w:color w:val="444444"/>
          <w:sz w:val="24"/>
          <w:szCs w:val="24"/>
        </w:rPr>
        <w:t>atau</w:t>
      </w:r>
      <w:proofErr w:type="spellEnd"/>
      <w:r w:rsidRPr="004643B7">
        <w:rPr>
          <w:color w:val="444444"/>
          <w:sz w:val="24"/>
          <w:szCs w:val="24"/>
        </w:rPr>
        <w:t xml:space="preserve"> </w:t>
      </w:r>
      <w:proofErr w:type="spellStart"/>
      <w:r w:rsidRPr="004643B7">
        <w:rPr>
          <w:color w:val="444444"/>
          <w:sz w:val="24"/>
          <w:szCs w:val="24"/>
        </w:rPr>
        <w:t>mengunduh</w:t>
      </w:r>
      <w:proofErr w:type="spellEnd"/>
      <w:r w:rsidRPr="004643B7">
        <w:rPr>
          <w:color w:val="444444"/>
          <w:sz w:val="24"/>
          <w:szCs w:val="24"/>
        </w:rPr>
        <w:t xml:space="preserve"> file </w:t>
      </w:r>
      <w:proofErr w:type="spellStart"/>
      <w:r w:rsidRPr="004643B7">
        <w:rPr>
          <w:color w:val="444444"/>
          <w:sz w:val="24"/>
          <w:szCs w:val="24"/>
        </w:rPr>
        <w:t>instalasi</w:t>
      </w:r>
      <w:proofErr w:type="spellEnd"/>
      <w:r w:rsidRPr="004643B7">
        <w:rPr>
          <w:color w:val="444444"/>
          <w:sz w:val="24"/>
          <w:szCs w:val="24"/>
        </w:rPr>
        <w:t xml:space="preserve"> </w:t>
      </w:r>
      <w:proofErr w:type="spellStart"/>
      <w:r w:rsidRPr="004643B7">
        <w:rPr>
          <w:color w:val="444444"/>
          <w:sz w:val="24"/>
          <w:szCs w:val="24"/>
        </w:rPr>
        <w:t>pygame</w:t>
      </w:r>
      <w:proofErr w:type="spellEnd"/>
      <w:ins w:id="3" w:author="Unknown">
        <w:r>
          <w:rPr>
            <w:rFonts w:ascii="Open Sans" w:hAnsi="Open Sans"/>
            <w:color w:val="444444"/>
            <w:sz w:val="31"/>
            <w:szCs w:val="31"/>
          </w:rPr>
          <w:br/>
        </w:r>
      </w:ins>
    </w:p>
    <w:p w:rsidR="004643B7" w:rsidRDefault="004643B7" w:rsidP="004643B7">
      <w:pPr>
        <w:rPr>
          <w:rFonts w:ascii="Open Sans" w:hAnsi="Open Sans"/>
          <w:color w:val="444444"/>
          <w:sz w:val="20"/>
          <w:szCs w:val="20"/>
        </w:rPr>
      </w:pPr>
      <w:proofErr w:type="spellStart"/>
      <w:proofErr w:type="gramStart"/>
      <w:ins w:id="4" w:author="Unknown"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Setelah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itu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kalian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buka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browser kalian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dan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pergi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ke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 </w:t>
        </w:r>
        <w:r w:rsidRPr="004643B7">
          <w:rPr>
            <w:rFonts w:ascii="Times New Roman" w:hAnsi="Times New Roman" w:cs="Times New Roman"/>
          </w:rPr>
          <w:fldChar w:fldCharType="begin"/>
        </w:r>
        <w:r w:rsidRPr="004643B7">
          <w:rPr>
            <w:rFonts w:ascii="Times New Roman" w:hAnsi="Times New Roman" w:cs="Times New Roman"/>
          </w:rPr>
          <w:instrText xml:space="preserve"> HYPERLINK "http://pygame.org/download.shtml" </w:instrText>
        </w:r>
        <w:r w:rsidRPr="004643B7">
          <w:rPr>
            <w:rFonts w:ascii="Times New Roman" w:hAnsi="Times New Roman" w:cs="Times New Roman"/>
          </w:rPr>
          <w:fldChar w:fldCharType="separate"/>
        </w:r>
        <w:r w:rsidRPr="004643B7">
          <w:rPr>
            <w:rStyle w:val="Hyperlink"/>
            <w:rFonts w:ascii="Times New Roman" w:hAnsi="Times New Roman" w:cs="Times New Roman"/>
            <w:color w:val="637182"/>
            <w:bdr w:val="none" w:sz="0" w:space="0" w:color="auto" w:frame="1"/>
            <w:shd w:val="clear" w:color="auto" w:fill="FFFFFF"/>
          </w:rPr>
          <w:t>pygame.org/download.shtml</w:t>
        </w:r>
        <w:r w:rsidRPr="004643B7">
          <w:rPr>
            <w:rFonts w:ascii="Times New Roman" w:hAnsi="Times New Roman" w:cs="Times New Roman"/>
          </w:rPr>
          <w:fldChar w:fldCharType="end"/>
        </w:r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 .</w:t>
        </w:r>
        <w:proofErr w:type="gram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gram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nah</w:t>
        </w:r>
        <w:proofErr w:type="gram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terus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,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klik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link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seperti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Pada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gambar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bawah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ini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.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Atau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lebih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mudahnya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, kalian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bisa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klik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link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ini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 </w:t>
        </w:r>
        <w:r w:rsidRPr="004643B7">
          <w:rPr>
            <w:rFonts w:ascii="Times New Roman" w:hAnsi="Times New Roman" w:cs="Times New Roman"/>
          </w:rPr>
          <w:fldChar w:fldCharType="begin"/>
        </w:r>
        <w:r w:rsidRPr="004643B7">
          <w:rPr>
            <w:rFonts w:ascii="Times New Roman" w:hAnsi="Times New Roman" w:cs="Times New Roman"/>
          </w:rPr>
          <w:instrText xml:space="preserve"> HYPERLINK "http://www.lfd.uci.edu%7Egohlke/pythonlibs/" \l "pygame" \t "_blank" </w:instrText>
        </w:r>
        <w:r w:rsidRPr="004643B7">
          <w:rPr>
            <w:rFonts w:ascii="Times New Roman" w:hAnsi="Times New Roman" w:cs="Times New Roman"/>
          </w:rPr>
          <w:fldChar w:fldCharType="separate"/>
        </w:r>
        <w:r w:rsidRPr="004643B7">
          <w:rPr>
            <w:rStyle w:val="Hyperlink"/>
            <w:rFonts w:ascii="Times New Roman" w:hAnsi="Times New Roman" w:cs="Times New Roman"/>
            <w:color w:val="637182"/>
            <w:bdr w:val="none" w:sz="0" w:space="0" w:color="auto" w:frame="1"/>
            <w:shd w:val="clear" w:color="auto" w:fill="FFFFFF"/>
          </w:rPr>
          <w:t>http://www.lfd.uci.edu~gohlke/pythonlibs/#pygame</w:t>
        </w:r>
        <w:r w:rsidRPr="004643B7">
          <w:rPr>
            <w:rFonts w:ascii="Times New Roman" w:hAnsi="Times New Roman" w:cs="Times New Roman"/>
          </w:rPr>
          <w:fldChar w:fldCharType="end"/>
        </w:r>
        <w:r>
          <w:rPr>
            <w:rFonts w:ascii="Open Sans" w:hAnsi="Open Sans"/>
            <w:color w:val="444444"/>
            <w:sz w:val="20"/>
            <w:szCs w:val="20"/>
          </w:rPr>
          <w:br/>
        </w:r>
        <w:r>
          <w:rPr>
            <w:rFonts w:ascii="Open Sans" w:hAnsi="Open Sans"/>
            <w:color w:val="444444"/>
            <w:sz w:val="20"/>
            <w:szCs w:val="20"/>
          </w:rPr>
          <w:br/>
        </w:r>
      </w:ins>
      <w:r>
        <w:rPr>
          <w:rFonts w:ascii="Open Sans" w:hAnsi="Open Sans"/>
          <w:noProof/>
          <w:color w:val="637182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>
            <wp:extent cx="4963598" cy="2636056"/>
            <wp:effectExtent l="0" t="0" r="8890" b="0"/>
            <wp:docPr id="32" name="Picture 32" descr="https://3.bp.blogspot.com/-M-QOByuFc1I/WNHklFtHYwI/AAAAAAAAASs/aCHU1hNIyr8U28bMwxO_cfiDiJmrISBWACK4B/s640/2.pn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3.bp.blogspot.com/-M-QOByuFc1I/WNHklFtHYwI/AAAAAAAAASs/aCHU1hNIyr8U28bMwxO_cfiDiJmrISBWACK4B/s640/2.pn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543" cy="263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ins w:id="5" w:author="Unknown">
        <w:r>
          <w:rPr>
            <w:rFonts w:ascii="Open Sans" w:hAnsi="Open Sans"/>
            <w:color w:val="444444"/>
            <w:sz w:val="20"/>
            <w:szCs w:val="20"/>
          </w:rPr>
          <w:br/>
        </w:r>
        <w:r>
          <w:rPr>
            <w:rFonts w:ascii="Open Sans" w:hAnsi="Open Sans"/>
            <w:color w:val="444444"/>
            <w:sz w:val="20"/>
            <w:szCs w:val="20"/>
          </w:rPr>
          <w:br/>
        </w:r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Nah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pilih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file library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pygame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sesuai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versi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python kalian yang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sudah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kalian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cek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tadi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pada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langkah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pertama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tadi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ya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... </w:t>
        </w:r>
        <w:proofErr w:type="spellStart"/>
        <w:proofErr w:type="gram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Untuk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memudahkan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pemilihan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versinya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, kalian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bisa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lihat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gambar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di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bawah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ini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.</w:t>
        </w:r>
        <w:proofErr w:type="gramEnd"/>
        <w:r>
          <w:rPr>
            <w:rFonts w:ascii="Open Sans" w:hAnsi="Open Sans"/>
            <w:color w:val="444444"/>
            <w:sz w:val="20"/>
            <w:szCs w:val="20"/>
          </w:rPr>
          <w:br/>
        </w:r>
        <w:r>
          <w:rPr>
            <w:rFonts w:ascii="Open Sans" w:hAnsi="Open Sans"/>
            <w:color w:val="444444"/>
            <w:sz w:val="20"/>
            <w:szCs w:val="20"/>
          </w:rPr>
          <w:br/>
        </w:r>
        <w:r>
          <w:rPr>
            <w:rFonts w:ascii="Open Sans" w:hAnsi="Open Sans"/>
            <w:color w:val="444444"/>
            <w:sz w:val="20"/>
            <w:szCs w:val="20"/>
          </w:rPr>
          <w:lastRenderedPageBreak/>
          <w:br/>
        </w:r>
      </w:ins>
      <w:r>
        <w:rPr>
          <w:rFonts w:ascii="Open Sans" w:hAnsi="Open Sans"/>
          <w:noProof/>
          <w:color w:val="637182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>
            <wp:extent cx="5082398" cy="3015574"/>
            <wp:effectExtent l="0" t="0" r="4445" b="0"/>
            <wp:docPr id="31" name="Picture 31" descr="https://2.bp.blogspot.com/-65Z4lwY2GnQ/WNHlGAra2BI/AAAAAAAAAS0/ej1FdWdEZH4_vzeJjTlAkBH8sP2Nv9v6gCK4B/s640/3.pn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2.bp.blogspot.com/-65Z4lwY2GnQ/WNHlGAra2BI/AAAAAAAAAS0/ej1FdWdEZH4_vzeJjTlAkBH8sP2Nv9v6gCK4B/s640/3.pn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645" cy="3015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3B7" w:rsidRPr="004643B7" w:rsidRDefault="004643B7" w:rsidP="004643B7">
      <w:pPr>
        <w:rPr>
          <w:ins w:id="6" w:author="Unknown"/>
          <w:rFonts w:ascii="Times New Roman" w:hAnsi="Times New Roman" w:cs="Times New Roman"/>
          <w:color w:val="444444"/>
        </w:rPr>
      </w:pPr>
      <w:ins w:id="7" w:author="Unknown">
        <w:r>
          <w:rPr>
            <w:rFonts w:ascii="Open Sans" w:hAnsi="Open Sans"/>
            <w:color w:val="444444"/>
            <w:sz w:val="20"/>
            <w:szCs w:val="20"/>
          </w:rPr>
          <w:br/>
        </w:r>
        <w:r w:rsidRPr="004643B7">
          <w:rPr>
            <w:rFonts w:ascii="Times New Roman" w:hAnsi="Times New Roman" w:cs="Times New Roman"/>
            <w:color w:val="444444"/>
          </w:rPr>
          <w:br/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Lalu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download file yang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sesuai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versi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python kalian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ya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… </w:t>
        </w:r>
        <w:proofErr w:type="spellStart"/>
        <w:proofErr w:type="gram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dan</w:t>
        </w:r>
      </w:ins>
      <w:proofErr w:type="spellEnd"/>
      <w:r w:rsidRPr="004643B7">
        <w:rPr>
          <w:rFonts w:ascii="Times New Roman" w:hAnsi="Times New Roman" w:cs="Times New Roman"/>
          <w:color w:val="444444"/>
          <w:shd w:val="clear" w:color="auto" w:fill="FFFFFF"/>
        </w:rPr>
        <w:t xml:space="preserve"> </w:t>
      </w:r>
      <w:ins w:id="8" w:author="Unknown"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harus</w:t>
        </w:r>
        <w:proofErr w:type="spellEnd"/>
        <w:proofErr w:type="gram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sesuai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</w:ins>
    </w:p>
    <w:p w:rsidR="004643B7" w:rsidRPr="004643B7" w:rsidRDefault="004643B7" w:rsidP="004643B7">
      <w:pPr>
        <w:pStyle w:val="Heading3"/>
        <w:shd w:val="clear" w:color="auto" w:fill="FFFFFF"/>
        <w:spacing w:before="0" w:beforeAutospacing="0" w:after="144" w:afterAutospacing="0"/>
        <w:textAlignment w:val="baseline"/>
        <w:rPr>
          <w:ins w:id="9" w:author="Unknown"/>
          <w:color w:val="444444"/>
          <w:sz w:val="28"/>
          <w:szCs w:val="28"/>
        </w:rPr>
      </w:pPr>
      <w:proofErr w:type="spellStart"/>
      <w:r w:rsidRPr="004643B7">
        <w:rPr>
          <w:color w:val="444444"/>
          <w:sz w:val="28"/>
          <w:szCs w:val="28"/>
        </w:rPr>
        <w:t>Langkah</w:t>
      </w:r>
      <w:proofErr w:type="spellEnd"/>
      <w:r w:rsidRPr="004643B7">
        <w:rPr>
          <w:color w:val="444444"/>
          <w:sz w:val="28"/>
          <w:szCs w:val="28"/>
        </w:rPr>
        <w:t xml:space="preserve"> </w:t>
      </w:r>
      <w:proofErr w:type="gramStart"/>
      <w:r w:rsidRPr="004643B7">
        <w:rPr>
          <w:color w:val="444444"/>
          <w:sz w:val="28"/>
          <w:szCs w:val="28"/>
        </w:rPr>
        <w:t>3 :</w:t>
      </w:r>
      <w:proofErr w:type="gramEnd"/>
      <w:r w:rsidRPr="004643B7">
        <w:rPr>
          <w:color w:val="444444"/>
          <w:sz w:val="28"/>
          <w:szCs w:val="28"/>
        </w:rPr>
        <w:t xml:space="preserve"> extract file </w:t>
      </w:r>
      <w:proofErr w:type="spellStart"/>
      <w:r w:rsidRPr="004643B7">
        <w:rPr>
          <w:color w:val="444444"/>
          <w:sz w:val="28"/>
          <w:szCs w:val="28"/>
        </w:rPr>
        <w:t>hasil</w:t>
      </w:r>
      <w:proofErr w:type="spellEnd"/>
      <w:r w:rsidRPr="004643B7">
        <w:rPr>
          <w:color w:val="444444"/>
          <w:sz w:val="28"/>
          <w:szCs w:val="28"/>
        </w:rPr>
        <w:t xml:space="preserve"> download</w:t>
      </w:r>
    </w:p>
    <w:p w:rsidR="004643B7" w:rsidRDefault="004643B7" w:rsidP="004643B7">
      <w:pPr>
        <w:rPr>
          <w:ins w:id="10" w:author="Unknown"/>
          <w:rFonts w:ascii="Open Sans" w:hAnsi="Open Sans"/>
          <w:color w:val="444444"/>
          <w:sz w:val="31"/>
          <w:szCs w:val="31"/>
        </w:rPr>
      </w:pPr>
      <w:ins w:id="11" w:author="Unknown"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Nah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setelah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itu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,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silahkan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cari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file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instalasi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pygame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hasil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download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nya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tadi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ya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…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setelah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itu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,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ubah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extensi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“.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whl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”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menjadi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“.zip”. </w:t>
        </w:r>
        <w:proofErr w:type="spellStart"/>
        <w:proofErr w:type="gram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caranya</w:t>
        </w:r>
        <w:proofErr w:type="spellEnd"/>
        <w:proofErr w:type="gram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bisa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lihat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pada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gambar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di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bawah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ini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ya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..</w:t>
        </w:r>
        <w:r>
          <w:rPr>
            <w:rFonts w:ascii="Open Sans" w:hAnsi="Open Sans"/>
            <w:color w:val="444444"/>
            <w:sz w:val="20"/>
            <w:szCs w:val="20"/>
          </w:rPr>
          <w:br/>
        </w:r>
        <w:r>
          <w:rPr>
            <w:rFonts w:ascii="Open Sans" w:hAnsi="Open Sans"/>
            <w:color w:val="444444"/>
            <w:sz w:val="20"/>
            <w:szCs w:val="20"/>
          </w:rPr>
          <w:br/>
        </w:r>
      </w:ins>
      <w:r>
        <w:rPr>
          <w:rFonts w:ascii="Open Sans" w:hAnsi="Open Sans"/>
          <w:noProof/>
          <w:color w:val="637182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>
            <wp:extent cx="5035164" cy="1381328"/>
            <wp:effectExtent l="0" t="0" r="0" b="9525"/>
            <wp:docPr id="30" name="Picture 30" descr="https://2.bp.blogspot.com/-XObsF0X7Ls4/WNHlYguor5I/AAAAAAAAATA/sTIfoFjkuXo8IvotkQqVSX49hQMhllL5gCK4B/s640/4.pn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2.bp.blogspot.com/-XObsF0X7Ls4/WNHlYguor5I/AAAAAAAAATA/sTIfoFjkuXo8IvotkQqVSX49hQMhllL5gCK4B/s640/4.pn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366" cy="138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ins w:id="12" w:author="Unknown">
        <w:r>
          <w:rPr>
            <w:rFonts w:ascii="Open Sans" w:hAnsi="Open Sans"/>
            <w:color w:val="444444"/>
            <w:sz w:val="20"/>
            <w:szCs w:val="20"/>
          </w:rPr>
          <w:br/>
        </w:r>
        <w:r>
          <w:rPr>
            <w:rFonts w:ascii="Open Sans" w:hAnsi="Open Sans"/>
            <w:color w:val="444444"/>
            <w:sz w:val="20"/>
            <w:szCs w:val="20"/>
          </w:rPr>
          <w:br/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Setelah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itu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extract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seperti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biasa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ya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…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dengan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proofErr w:type="gram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cara</w:t>
        </w:r>
        <w:proofErr w:type="spellEnd"/>
        <w:proofErr w:type="gram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klik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kanan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,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lalu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pilih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“extract”.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Sekarang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buka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folder “pygame-1.9.2.data”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hasil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dari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‘extract’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tadi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. </w:t>
        </w:r>
        <w:proofErr w:type="spellStart"/>
        <w:proofErr w:type="gram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Lalu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buka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forder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“Headers”.</w:t>
        </w:r>
        <w:proofErr w:type="gram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Setelah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itu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select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semuanya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. </w:t>
        </w:r>
        <w:proofErr w:type="spellStart"/>
        <w:proofErr w:type="gram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Atau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tekan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“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ctrl+a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”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setelah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itu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klik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kanan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pada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mouse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lalu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pilih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“copy”.</w:t>
        </w:r>
        <w:proofErr w:type="gram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Untuk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memudahkan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step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ini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, kalian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bisa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lihat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gambar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di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bawah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ini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agar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lebih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mudah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.</w:t>
        </w:r>
        <w:r>
          <w:rPr>
            <w:rFonts w:ascii="Open Sans" w:hAnsi="Open Sans"/>
            <w:color w:val="444444"/>
            <w:sz w:val="20"/>
            <w:szCs w:val="20"/>
          </w:rPr>
          <w:br/>
        </w:r>
        <w:r>
          <w:rPr>
            <w:rFonts w:ascii="Open Sans" w:hAnsi="Open Sans"/>
            <w:color w:val="444444"/>
            <w:sz w:val="20"/>
            <w:szCs w:val="20"/>
          </w:rPr>
          <w:br/>
        </w:r>
      </w:ins>
      <w:r>
        <w:rPr>
          <w:rFonts w:ascii="Open Sans" w:hAnsi="Open Sans"/>
          <w:noProof/>
          <w:color w:val="637182"/>
          <w:sz w:val="20"/>
          <w:szCs w:val="20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>
            <wp:extent cx="5026298" cy="3326619"/>
            <wp:effectExtent l="0" t="0" r="3175" b="7620"/>
            <wp:docPr id="29" name="Picture 29" descr="https://1.bp.blogspot.com/-ZNJ6sZ1dwwA/WNHmNbVEF7I/AAAAAAAAATQ/bLAe6u4Dtxw1tOKaTa2N9HD9CENNUSQggCK4B/s640/5.pn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1.bp.blogspot.com/-ZNJ6sZ1dwwA/WNHmNbVEF7I/AAAAAAAAATQ/bLAe6u4Dtxw1tOKaTa2N9HD9CENNUSQggCK4B/s640/5.pn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243" cy="332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ins w:id="13" w:author="Unknown">
        <w:r>
          <w:rPr>
            <w:rFonts w:ascii="Open Sans" w:hAnsi="Open Sans"/>
            <w:color w:val="444444"/>
            <w:sz w:val="20"/>
            <w:szCs w:val="20"/>
          </w:rPr>
          <w:br/>
        </w:r>
        <w:r>
          <w:rPr>
            <w:rFonts w:ascii="Open Sans" w:hAnsi="Open Sans"/>
            <w:color w:val="444444"/>
            <w:sz w:val="20"/>
            <w:szCs w:val="20"/>
          </w:rPr>
          <w:br/>
        </w:r>
      </w:ins>
      <w:r w:rsidRPr="004643B7">
        <w:rPr>
          <w:rFonts w:ascii="Times New Roman" w:hAnsi="Times New Roman"/>
          <w:b/>
          <w:sz w:val="24"/>
          <w:szCs w:val="24"/>
        </w:rPr>
        <w:t xml:space="preserve">LANGKAH </w:t>
      </w:r>
      <w:proofErr w:type="gramStart"/>
      <w:r w:rsidRPr="004643B7">
        <w:rPr>
          <w:rFonts w:ascii="Times New Roman" w:hAnsi="Times New Roman"/>
          <w:b/>
          <w:sz w:val="24"/>
          <w:szCs w:val="24"/>
        </w:rPr>
        <w:t>4 :</w:t>
      </w:r>
      <w:proofErr w:type="gramEnd"/>
      <w:r w:rsidRPr="004643B7">
        <w:rPr>
          <w:rFonts w:ascii="Times New Roman" w:hAnsi="Times New Roman"/>
          <w:b/>
          <w:sz w:val="24"/>
          <w:szCs w:val="24"/>
        </w:rPr>
        <w:t xml:space="preserve"> PASTE FILE YANG DI COPY</w:t>
      </w:r>
    </w:p>
    <w:p w:rsidR="004643B7" w:rsidRPr="004643B7" w:rsidRDefault="004643B7" w:rsidP="004643B7">
      <w:pPr>
        <w:rPr>
          <w:ins w:id="14" w:author="Unknown"/>
          <w:rFonts w:ascii="Times New Roman" w:hAnsi="Times New Roman"/>
          <w:sz w:val="24"/>
          <w:szCs w:val="24"/>
        </w:rPr>
      </w:pPr>
      <w:proofErr w:type="gramStart"/>
      <w:ins w:id="15" w:author="Unknown"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Nah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setelah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kalian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salin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file – file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nya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,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Lalu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selanjutnya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silahkan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kalian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pergi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ke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drive “C”.</w:t>
        </w:r>
        <w:proofErr w:type="gram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proofErr w:type="gram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lalu</w:t>
        </w:r>
        <w:proofErr w:type="spellEnd"/>
        <w:proofErr w:type="gram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pilih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folder python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sesuai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versi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nya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. </w:t>
        </w:r>
        <w:proofErr w:type="spellStart"/>
        <w:proofErr w:type="gram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Contoh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“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pythonXX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”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huruf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XX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ini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menandakan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versi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python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nya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.</w:t>
        </w:r>
        <w:proofErr w:type="gram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proofErr w:type="gram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Contoh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“python34”.</w:t>
        </w:r>
        <w:proofErr w:type="gram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Silahkan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masuk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ke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folder “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pythonxx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”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nya</w:t>
        </w:r>
        <w:proofErr w:type="spellEnd"/>
        <w:proofErr w:type="gram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..</w:t>
        </w:r>
        <w:proofErr w:type="gram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proofErr w:type="gram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lalu</w:t>
        </w:r>
        <w:proofErr w:type="spellEnd"/>
        <w:proofErr w:type="gram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masuk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ke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folder “include”. Nah di folder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ini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silahkan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buat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folder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baru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dengan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proofErr w:type="gram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nama</w:t>
        </w:r>
        <w:proofErr w:type="spellEnd"/>
        <w:proofErr w:type="gram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“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pygame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”.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Lalu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paste file yang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sudah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di copy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tadi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kedalam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folder “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pygame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”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ini.untuk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memudahkan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langkah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ini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,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silahkan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simak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gambar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yang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ada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di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bawah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ini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.</w:t>
        </w:r>
        <w:r>
          <w:rPr>
            <w:rFonts w:ascii="Open Sans" w:hAnsi="Open Sans"/>
            <w:color w:val="444444"/>
            <w:sz w:val="20"/>
            <w:szCs w:val="20"/>
          </w:rPr>
          <w:br/>
        </w:r>
      </w:ins>
      <w:r w:rsidR="000A4946">
        <w:rPr>
          <w:rFonts w:ascii="Open Sans" w:hAnsi="Open Sans"/>
          <w:noProof/>
          <w:color w:val="637182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59ADB637" wp14:editId="78343524">
            <wp:extent cx="4902740" cy="3244844"/>
            <wp:effectExtent l="0" t="0" r="0" b="0"/>
            <wp:docPr id="28" name="Picture 28" descr="https://3.bp.blogspot.com/-12zEeLMbqAE/WNHmavRV6BI/AAAAAAAAATY/9NHXtlw7s98ce0sYshAktMCCcXfTN4M7wCK4B/s640/6.pn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3.bp.blogspot.com/-12zEeLMbqAE/WNHmavRV6BI/AAAAAAAAATY/9NHXtlw7s98ce0sYshAktMCCcXfTN4M7wCK4B/s640/6.pn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305" cy="324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ins w:id="16" w:author="Unknown">
        <w:r>
          <w:rPr>
            <w:rFonts w:ascii="Open Sans" w:hAnsi="Open Sans"/>
            <w:color w:val="444444"/>
            <w:sz w:val="20"/>
            <w:szCs w:val="20"/>
          </w:rPr>
          <w:br/>
        </w:r>
        <w:r>
          <w:rPr>
            <w:rFonts w:ascii="Open Sans" w:hAnsi="Open Sans"/>
            <w:color w:val="444444"/>
            <w:sz w:val="20"/>
            <w:szCs w:val="20"/>
          </w:rPr>
          <w:lastRenderedPageBreak/>
          <w:br/>
        </w:r>
      </w:ins>
      <w:proofErr w:type="spellStart"/>
      <w:proofErr w:type="gramStart"/>
      <w:r w:rsidRPr="004643B7">
        <w:rPr>
          <w:rFonts w:ascii="Times New Roman" w:hAnsi="Times New Roman" w:cs="Times New Roman"/>
          <w:b/>
          <w:color w:val="444444"/>
          <w:sz w:val="24"/>
          <w:szCs w:val="24"/>
        </w:rPr>
        <w:t>langkah</w:t>
      </w:r>
      <w:proofErr w:type="spellEnd"/>
      <w:proofErr w:type="gramEnd"/>
      <w:r w:rsidRPr="004643B7">
        <w:rPr>
          <w:rFonts w:ascii="Times New Roman" w:hAnsi="Times New Roman" w:cs="Times New Roman"/>
          <w:b/>
          <w:color w:val="444444"/>
          <w:sz w:val="24"/>
          <w:szCs w:val="24"/>
        </w:rPr>
        <w:t xml:space="preserve"> 5 : copy paste folder </w:t>
      </w:r>
      <w:proofErr w:type="spellStart"/>
      <w:r w:rsidRPr="004643B7">
        <w:rPr>
          <w:rFonts w:ascii="Times New Roman" w:hAnsi="Times New Roman" w:cs="Times New Roman"/>
          <w:b/>
          <w:color w:val="444444"/>
          <w:sz w:val="24"/>
          <w:szCs w:val="24"/>
        </w:rPr>
        <w:t>pygame</w:t>
      </w:r>
      <w:proofErr w:type="spellEnd"/>
      <w:r w:rsidRPr="004643B7">
        <w:rPr>
          <w:rFonts w:ascii="Times New Roman" w:hAnsi="Times New Roman" w:cs="Times New Roman"/>
          <w:b/>
          <w:color w:val="444444"/>
          <w:sz w:val="24"/>
          <w:szCs w:val="24"/>
        </w:rPr>
        <w:t>.</w:t>
      </w:r>
    </w:p>
    <w:p w:rsidR="004643B7" w:rsidRDefault="004643B7" w:rsidP="004643B7">
      <w:pPr>
        <w:rPr>
          <w:ins w:id="17" w:author="Unknown"/>
          <w:rFonts w:ascii="Times New Roman" w:hAnsi="Times New Roman"/>
          <w:sz w:val="24"/>
          <w:szCs w:val="24"/>
        </w:rPr>
      </w:pPr>
      <w:proofErr w:type="spellStart"/>
      <w:ins w:id="18" w:author="Unknown"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Setelah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itu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selesai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,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silahkan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copy folder “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pygame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”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dan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“pygame-1.9.2.data”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hasil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extract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tadi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ya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. INGATT!!! </w:t>
        </w:r>
        <w:proofErr w:type="gram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Folder ”</w:t>
        </w:r>
        <w:proofErr w:type="spellStart"/>
        <w:proofErr w:type="gram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pygame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” yang di copy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adalah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folder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hasil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extract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nya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ya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.. </w:t>
        </w:r>
        <w:proofErr w:type="spellStart"/>
        <w:proofErr w:type="gram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bukan</w:t>
        </w:r>
        <w:proofErr w:type="spellEnd"/>
        <w:proofErr w:type="gram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folder yang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kita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buat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tadi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. </w:t>
        </w:r>
        <w:proofErr w:type="spellStart"/>
        <w:proofErr w:type="gram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Untuk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lebih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jelasnya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lihat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gambar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di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bawah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ini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.</w:t>
        </w:r>
        <w:proofErr w:type="gramEnd"/>
        <w:r>
          <w:rPr>
            <w:rFonts w:ascii="Open Sans" w:hAnsi="Open Sans"/>
            <w:color w:val="444444"/>
            <w:sz w:val="20"/>
            <w:szCs w:val="20"/>
          </w:rPr>
          <w:br/>
        </w:r>
        <w:r>
          <w:rPr>
            <w:rFonts w:ascii="Open Sans" w:hAnsi="Open Sans"/>
            <w:color w:val="444444"/>
            <w:sz w:val="20"/>
            <w:szCs w:val="20"/>
          </w:rPr>
          <w:br/>
        </w:r>
      </w:ins>
      <w:r>
        <w:rPr>
          <w:rFonts w:ascii="Open Sans" w:hAnsi="Open Sans"/>
          <w:noProof/>
          <w:color w:val="637182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>
            <wp:extent cx="4980561" cy="1318643"/>
            <wp:effectExtent l="0" t="0" r="0" b="0"/>
            <wp:docPr id="27" name="Picture 27" descr="https://3.bp.blogspot.com/-UGvVgC6jHvA/WNHn05KoOiI/AAAAAAAAATk/aecdaEYC1rQaYV64XH7aJrh6n15TvSKQQCK4B/s640/7.pn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3.bp.blogspot.com/-UGvVgC6jHvA/WNHn05KoOiI/AAAAAAAAATk/aecdaEYC1rQaYV64XH7aJrh6n15TvSKQQCK4B/s640/7.pn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601" cy="131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ins w:id="19" w:author="Unknown">
        <w:r>
          <w:rPr>
            <w:rFonts w:ascii="Open Sans" w:hAnsi="Open Sans"/>
            <w:color w:val="444444"/>
            <w:sz w:val="20"/>
            <w:szCs w:val="20"/>
          </w:rPr>
          <w:br/>
        </w:r>
        <w:r w:rsidRPr="004643B7">
          <w:rPr>
            <w:rFonts w:ascii="Times New Roman" w:hAnsi="Times New Roman" w:cs="Times New Roman"/>
            <w:color w:val="444444"/>
          </w:rPr>
          <w:br/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Lalu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silahkan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masuk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ke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dalam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drive “C”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lalu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masuk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ke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folder “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pythonxx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”. </w:t>
        </w:r>
        <w:proofErr w:type="spellStart"/>
        <w:proofErr w:type="gram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Setelah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itu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masuk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ke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folder “Lib”.</w:t>
        </w:r>
        <w:proofErr w:type="gram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proofErr w:type="gram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Lalu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masuk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ke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folder “site-packages”.</w:t>
        </w:r>
        <w:proofErr w:type="gram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Nah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silahkan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paste di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dalam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folder “site-packages”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ini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ya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.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Untuk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lebih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jelasnya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,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simak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gambar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di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bawah</w:t>
        </w:r>
        <w:proofErr w:type="spellEnd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ini</w:t>
        </w:r>
        <w:proofErr w:type="spellEnd"/>
        <w:proofErr w:type="gramStart"/>
        <w:r w:rsidRPr="004643B7">
          <w:rPr>
            <w:rFonts w:ascii="Times New Roman" w:hAnsi="Times New Roman" w:cs="Times New Roman"/>
            <w:color w:val="444444"/>
            <w:shd w:val="clear" w:color="auto" w:fill="FFFFFF"/>
          </w:rPr>
          <w:t>..</w:t>
        </w:r>
        <w:proofErr w:type="gramEnd"/>
        <w:r w:rsidRPr="004643B7">
          <w:rPr>
            <w:rFonts w:ascii="Times New Roman" w:hAnsi="Times New Roman" w:cs="Times New Roman"/>
            <w:color w:val="444444"/>
          </w:rPr>
          <w:br/>
        </w:r>
        <w:r>
          <w:rPr>
            <w:rFonts w:ascii="Open Sans" w:hAnsi="Open Sans"/>
            <w:color w:val="444444"/>
            <w:sz w:val="20"/>
            <w:szCs w:val="20"/>
          </w:rPr>
          <w:br/>
        </w:r>
      </w:ins>
      <w:r>
        <w:rPr>
          <w:rFonts w:ascii="Open Sans" w:hAnsi="Open Sans"/>
          <w:noProof/>
          <w:color w:val="637182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>
            <wp:extent cx="4990289" cy="2491248"/>
            <wp:effectExtent l="0" t="0" r="1270" b="4445"/>
            <wp:docPr id="26" name="Picture 26" descr="https://1.bp.blogspot.com/-ocvoj0tdquU/WNHuvtqXn3I/AAAAAAAAAT0/grrdvGSi2P4b6dIJAc-Nopzk7COCwN5BwCK4B/s640/8.pn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1.bp.blogspot.com/-ocvoj0tdquU/WNHuvtqXn3I/AAAAAAAAAT0/grrdvGSi2P4b6dIJAc-Nopzk7COCwN5BwCK4B/s640/8.png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399" cy="249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ins w:id="20" w:author="Unknown">
        <w:r>
          <w:rPr>
            <w:rFonts w:ascii="Open Sans" w:hAnsi="Open Sans"/>
            <w:color w:val="444444"/>
            <w:sz w:val="20"/>
            <w:szCs w:val="20"/>
          </w:rPr>
          <w:br/>
        </w:r>
        <w:r>
          <w:rPr>
            <w:rFonts w:ascii="Open Sans" w:hAnsi="Open Sans"/>
            <w:color w:val="444444"/>
            <w:sz w:val="20"/>
            <w:szCs w:val="20"/>
          </w:rPr>
          <w:br/>
        </w:r>
      </w:ins>
    </w:p>
    <w:p w:rsidR="004643B7" w:rsidRDefault="004643B7" w:rsidP="004643B7">
      <w:pPr>
        <w:pStyle w:val="Heading3"/>
        <w:shd w:val="clear" w:color="auto" w:fill="FFFFFF"/>
        <w:spacing w:before="0" w:beforeAutospacing="0" w:after="144" w:afterAutospacing="0"/>
        <w:textAlignment w:val="baseline"/>
        <w:rPr>
          <w:ins w:id="21" w:author="Unknown"/>
          <w:rFonts w:ascii="Open Sans" w:hAnsi="Open Sans"/>
          <w:color w:val="444444"/>
          <w:sz w:val="31"/>
          <w:szCs w:val="31"/>
        </w:rPr>
      </w:pPr>
      <w:proofErr w:type="spellStart"/>
      <w:ins w:id="22" w:author="Unknown">
        <w:r>
          <w:rPr>
            <w:rFonts w:ascii="Open Sans" w:hAnsi="Open Sans"/>
            <w:color w:val="444444"/>
            <w:sz w:val="31"/>
            <w:szCs w:val="31"/>
          </w:rPr>
          <w:t>Langkah</w:t>
        </w:r>
        <w:proofErr w:type="spellEnd"/>
        <w:r>
          <w:rPr>
            <w:rFonts w:ascii="Open Sans" w:hAnsi="Open Sans"/>
            <w:color w:val="444444"/>
            <w:sz w:val="31"/>
            <w:szCs w:val="31"/>
          </w:rPr>
          <w:t xml:space="preserve"> </w:t>
        </w:r>
        <w:proofErr w:type="gramStart"/>
        <w:r>
          <w:rPr>
            <w:rFonts w:ascii="Open Sans" w:hAnsi="Open Sans"/>
            <w:color w:val="444444"/>
            <w:sz w:val="31"/>
            <w:szCs w:val="31"/>
          </w:rPr>
          <w:t>6 :</w:t>
        </w:r>
        <w:proofErr w:type="gramEnd"/>
        <w:r>
          <w:rPr>
            <w:rFonts w:ascii="Open Sans" w:hAnsi="Open Sans"/>
            <w:color w:val="444444"/>
            <w:sz w:val="31"/>
            <w:szCs w:val="31"/>
          </w:rPr>
          <w:t xml:space="preserve"> </w:t>
        </w:r>
        <w:proofErr w:type="spellStart"/>
        <w:r>
          <w:rPr>
            <w:rFonts w:ascii="Open Sans" w:hAnsi="Open Sans"/>
            <w:color w:val="444444"/>
            <w:sz w:val="31"/>
            <w:szCs w:val="31"/>
          </w:rPr>
          <w:t>Finsih</w:t>
        </w:r>
        <w:proofErr w:type="spellEnd"/>
        <w:r>
          <w:rPr>
            <w:rFonts w:ascii="Open Sans" w:hAnsi="Open Sans"/>
            <w:color w:val="444444"/>
            <w:sz w:val="31"/>
            <w:szCs w:val="31"/>
          </w:rPr>
          <w:t xml:space="preserve"> </w:t>
        </w:r>
        <w:proofErr w:type="spellStart"/>
        <w:r>
          <w:rPr>
            <w:rFonts w:ascii="Open Sans" w:hAnsi="Open Sans"/>
            <w:color w:val="444444"/>
            <w:sz w:val="31"/>
            <w:szCs w:val="31"/>
          </w:rPr>
          <w:t>dan</w:t>
        </w:r>
        <w:proofErr w:type="spellEnd"/>
        <w:r>
          <w:rPr>
            <w:rFonts w:ascii="Open Sans" w:hAnsi="Open Sans"/>
            <w:color w:val="444444"/>
            <w:sz w:val="31"/>
            <w:szCs w:val="31"/>
          </w:rPr>
          <w:t xml:space="preserve"> </w:t>
        </w:r>
        <w:proofErr w:type="spellStart"/>
        <w:r>
          <w:rPr>
            <w:rFonts w:ascii="Open Sans" w:hAnsi="Open Sans"/>
            <w:color w:val="444444"/>
            <w:sz w:val="31"/>
            <w:szCs w:val="31"/>
          </w:rPr>
          <w:t>pengecekan</w:t>
        </w:r>
        <w:proofErr w:type="spellEnd"/>
        <w:r>
          <w:rPr>
            <w:rFonts w:ascii="Open Sans" w:hAnsi="Open Sans"/>
            <w:color w:val="444444"/>
            <w:sz w:val="31"/>
            <w:szCs w:val="31"/>
          </w:rPr>
          <w:t>.</w:t>
        </w:r>
      </w:ins>
    </w:p>
    <w:p w:rsidR="004643B7" w:rsidRDefault="004643B7" w:rsidP="00B91D97">
      <w:pPr>
        <w:rPr>
          <w:ins w:id="23" w:author="Unknown"/>
          <w:rFonts w:ascii="Open Sans" w:hAnsi="Open Sans"/>
          <w:color w:val="444444"/>
          <w:sz w:val="31"/>
          <w:szCs w:val="31"/>
        </w:rPr>
      </w:pPr>
      <w:ins w:id="24" w:author="Unknown"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 xml:space="preserve">Nah </w:t>
        </w:r>
        <w:proofErr w:type="spellStart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>sekarang</w:t>
        </w:r>
        <w:proofErr w:type="spellEnd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 xml:space="preserve"> </w:t>
        </w:r>
        <w:proofErr w:type="spellStart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>sudah</w:t>
        </w:r>
        <w:proofErr w:type="spellEnd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 xml:space="preserve"> </w:t>
        </w:r>
        <w:proofErr w:type="spellStart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>selesai</w:t>
        </w:r>
        <w:proofErr w:type="spellEnd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 xml:space="preserve"> proses </w:t>
        </w:r>
        <w:proofErr w:type="spellStart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>nya</w:t>
        </w:r>
        <w:proofErr w:type="spellEnd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 xml:space="preserve">… </w:t>
        </w:r>
        <w:proofErr w:type="spellStart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>namun</w:t>
        </w:r>
        <w:proofErr w:type="spellEnd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 xml:space="preserve">, </w:t>
        </w:r>
        <w:proofErr w:type="spellStart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>untuk</w:t>
        </w:r>
        <w:proofErr w:type="spellEnd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 xml:space="preserve"> </w:t>
        </w:r>
        <w:proofErr w:type="spellStart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>memastikan</w:t>
        </w:r>
        <w:proofErr w:type="spellEnd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 xml:space="preserve"> </w:t>
        </w:r>
        <w:proofErr w:type="spellStart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>pygame</w:t>
        </w:r>
        <w:proofErr w:type="spellEnd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 xml:space="preserve"> </w:t>
        </w:r>
        <w:proofErr w:type="spellStart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>nya</w:t>
        </w:r>
        <w:proofErr w:type="spellEnd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 xml:space="preserve"> </w:t>
        </w:r>
        <w:proofErr w:type="spellStart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>sudah</w:t>
        </w:r>
        <w:proofErr w:type="spellEnd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 xml:space="preserve"> </w:t>
        </w:r>
        <w:proofErr w:type="spellStart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>terinstall</w:t>
        </w:r>
        <w:proofErr w:type="spellEnd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 xml:space="preserve"> </w:t>
        </w:r>
        <w:proofErr w:type="spellStart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>atau</w:t>
        </w:r>
        <w:proofErr w:type="spellEnd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 xml:space="preserve"> </w:t>
        </w:r>
        <w:proofErr w:type="spellStart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>belum</w:t>
        </w:r>
        <w:proofErr w:type="spellEnd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 xml:space="preserve">, </w:t>
        </w:r>
        <w:proofErr w:type="spellStart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>sekarang</w:t>
        </w:r>
        <w:proofErr w:type="spellEnd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 xml:space="preserve"> </w:t>
        </w:r>
        <w:proofErr w:type="spellStart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>buka</w:t>
        </w:r>
        <w:proofErr w:type="spellEnd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 xml:space="preserve"> IDLE </w:t>
        </w:r>
        <w:proofErr w:type="spellStart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>nya</w:t>
        </w:r>
        <w:proofErr w:type="spellEnd"/>
        <w:proofErr w:type="gramStart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>..</w:t>
        </w:r>
        <w:proofErr w:type="gramEnd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 xml:space="preserve"> </w:t>
        </w:r>
        <w:proofErr w:type="spellStart"/>
        <w:proofErr w:type="gramStart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>dan</w:t>
        </w:r>
        <w:proofErr w:type="spellEnd"/>
        <w:proofErr w:type="gramEnd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 xml:space="preserve"> </w:t>
        </w:r>
        <w:proofErr w:type="spellStart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>coba</w:t>
        </w:r>
        <w:proofErr w:type="spellEnd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 xml:space="preserve"> </w:t>
        </w:r>
        <w:proofErr w:type="spellStart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>ketikkan</w:t>
        </w:r>
        <w:proofErr w:type="spellEnd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 xml:space="preserve"> “import </w:t>
        </w:r>
        <w:proofErr w:type="spellStart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>pygame</w:t>
        </w:r>
        <w:proofErr w:type="spellEnd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 xml:space="preserve">”. Dan </w:t>
        </w:r>
        <w:proofErr w:type="spellStart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>jika</w:t>
        </w:r>
        <w:proofErr w:type="spellEnd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 xml:space="preserve"> </w:t>
        </w:r>
        <w:proofErr w:type="spellStart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>tidak</w:t>
        </w:r>
        <w:proofErr w:type="spellEnd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 xml:space="preserve"> error </w:t>
        </w:r>
        <w:proofErr w:type="spellStart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>berarti</w:t>
        </w:r>
        <w:proofErr w:type="spellEnd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 xml:space="preserve"> </w:t>
        </w:r>
        <w:proofErr w:type="spellStart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>tandanya</w:t>
        </w:r>
        <w:proofErr w:type="spellEnd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 xml:space="preserve"> </w:t>
        </w:r>
        <w:proofErr w:type="spellStart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>sudah</w:t>
        </w:r>
        <w:proofErr w:type="spellEnd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 xml:space="preserve"> </w:t>
        </w:r>
        <w:proofErr w:type="spellStart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>berhasil</w:t>
        </w:r>
        <w:proofErr w:type="spellEnd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 xml:space="preserve"> </w:t>
        </w:r>
        <w:proofErr w:type="spellStart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>seperti</w:t>
        </w:r>
        <w:proofErr w:type="spellEnd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 xml:space="preserve"> </w:t>
        </w:r>
        <w:proofErr w:type="spellStart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>pada</w:t>
        </w:r>
        <w:proofErr w:type="spellEnd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 xml:space="preserve"> </w:t>
        </w:r>
        <w:proofErr w:type="spellStart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>gambar</w:t>
        </w:r>
        <w:proofErr w:type="spellEnd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 xml:space="preserve"> yang </w:t>
        </w:r>
        <w:proofErr w:type="spellStart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>ada</w:t>
        </w:r>
        <w:proofErr w:type="spellEnd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 xml:space="preserve"> di </w:t>
        </w:r>
        <w:proofErr w:type="spellStart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>bawah</w:t>
        </w:r>
        <w:proofErr w:type="spellEnd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 xml:space="preserve"> </w:t>
        </w:r>
        <w:proofErr w:type="spellStart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>ini</w:t>
        </w:r>
        <w:proofErr w:type="spellEnd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 xml:space="preserve">... </w:t>
        </w:r>
        <w:proofErr w:type="spellStart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>oke</w:t>
        </w:r>
        <w:proofErr w:type="spellEnd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 xml:space="preserve"> </w:t>
        </w:r>
        <w:proofErr w:type="spellStart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>Selamat</w:t>
        </w:r>
        <w:proofErr w:type="spellEnd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 xml:space="preserve"> </w:t>
        </w:r>
        <w:proofErr w:type="spellStart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>berkarya</w:t>
        </w:r>
        <w:proofErr w:type="spellEnd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 xml:space="preserve"> </w:t>
        </w:r>
        <w:proofErr w:type="spellStart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>temen</w:t>
        </w:r>
        <w:proofErr w:type="spellEnd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 xml:space="preserve"> – </w:t>
        </w:r>
        <w:proofErr w:type="spellStart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>temen</w:t>
        </w:r>
        <w:proofErr w:type="spellEnd"/>
        <w:r>
          <w:rPr>
            <w:rFonts w:ascii="Open Sans" w:hAnsi="Open Sans"/>
            <w:color w:val="444444"/>
            <w:sz w:val="20"/>
            <w:szCs w:val="20"/>
            <w:shd w:val="clear" w:color="auto" w:fill="FFFFFF"/>
          </w:rPr>
          <w:t>…</w:t>
        </w:r>
        <w:r>
          <w:rPr>
            <w:rFonts w:ascii="Open Sans" w:hAnsi="Open Sans"/>
            <w:color w:val="444444"/>
            <w:sz w:val="20"/>
            <w:szCs w:val="20"/>
          </w:rPr>
          <w:br/>
        </w:r>
        <w:r>
          <w:rPr>
            <w:rFonts w:ascii="Open Sans" w:hAnsi="Open Sans"/>
            <w:color w:val="444444"/>
            <w:sz w:val="20"/>
            <w:szCs w:val="20"/>
          </w:rPr>
          <w:br/>
        </w:r>
      </w:ins>
      <w:r>
        <w:rPr>
          <w:rFonts w:ascii="Open Sans" w:hAnsi="Open Sans"/>
          <w:noProof/>
          <w:color w:val="637182"/>
          <w:sz w:val="20"/>
          <w:szCs w:val="20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>
            <wp:extent cx="4990289" cy="1122231"/>
            <wp:effectExtent l="0" t="0" r="1270" b="1905"/>
            <wp:docPr id="25" name="Picture 25" descr="https://2.bp.blogspot.com/-BjzPlLl8w0U/WNHvCDFqyRI/AAAAAAAAAUE/pznxGQ6DOLo5F7Q0PZTXpefFMnOdj9HJwCK4B/s640/9.pn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2.bp.blogspot.com/-BjzPlLl8w0U/WNHvCDFqyRI/AAAAAAAAAUE/pznxGQ6DOLo5F7Q0PZTXpefFMnOdj9HJwCK4B/s640/9.pn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289" cy="112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ins w:id="25" w:author="Unknown">
        <w:r>
          <w:rPr>
            <w:rFonts w:ascii="Open Sans" w:hAnsi="Open Sans"/>
            <w:color w:val="444444"/>
            <w:sz w:val="20"/>
            <w:szCs w:val="20"/>
          </w:rPr>
          <w:br/>
        </w:r>
        <w:r>
          <w:rPr>
            <w:rFonts w:ascii="Open Sans" w:hAnsi="Open Sans"/>
            <w:color w:val="444444"/>
            <w:sz w:val="20"/>
            <w:szCs w:val="20"/>
          </w:rPr>
          <w:br/>
        </w:r>
      </w:ins>
      <w:proofErr w:type="spellStart"/>
      <w:r w:rsidR="00B91D97" w:rsidRPr="00B91D97">
        <w:rPr>
          <w:rFonts w:ascii="Times New Roman" w:hAnsi="Times New Roman"/>
          <w:b/>
          <w:sz w:val="24"/>
          <w:szCs w:val="24"/>
        </w:rPr>
        <w:t>langkah</w:t>
      </w:r>
      <w:proofErr w:type="spellEnd"/>
      <w:r w:rsidR="00B91D97" w:rsidRPr="00B91D97">
        <w:rPr>
          <w:rFonts w:ascii="Times New Roman" w:hAnsi="Times New Roman"/>
          <w:b/>
          <w:sz w:val="24"/>
          <w:szCs w:val="24"/>
        </w:rPr>
        <w:t xml:space="preserve"> </w:t>
      </w:r>
      <w:proofErr w:type="gramStart"/>
      <w:r w:rsidR="00B91D97" w:rsidRPr="00B91D97">
        <w:rPr>
          <w:rFonts w:ascii="Times New Roman" w:hAnsi="Times New Roman"/>
          <w:b/>
          <w:sz w:val="24"/>
          <w:szCs w:val="24"/>
        </w:rPr>
        <w:t>7 :</w:t>
      </w:r>
      <w:proofErr w:type="gramEnd"/>
      <w:r w:rsidR="00B91D97" w:rsidRPr="00B91D97">
        <w:rPr>
          <w:rFonts w:ascii="Times New Roman" w:hAnsi="Times New Roman"/>
          <w:b/>
          <w:sz w:val="24"/>
          <w:szCs w:val="24"/>
        </w:rPr>
        <w:t xml:space="preserve"> troubleshooting.</w:t>
      </w:r>
    </w:p>
    <w:p w:rsidR="00463761" w:rsidRPr="00B91D97" w:rsidRDefault="004643B7" w:rsidP="004643B7">
      <w:pPr>
        <w:jc w:val="both"/>
        <w:rPr>
          <w:rFonts w:ascii="Times New Roman" w:hAnsi="Times New Roman" w:cs="Times New Roman"/>
          <w:color w:val="444444"/>
          <w:shd w:val="clear" w:color="auto" w:fill="FFFFFF"/>
        </w:rPr>
      </w:pPr>
      <w:ins w:id="26" w:author="Unknown"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Nah </w:t>
        </w:r>
        <w:proofErr w:type="spell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>jika</w:t>
        </w:r>
        <w:proofErr w:type="spellEnd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>ada</w:t>
        </w:r>
        <w:proofErr w:type="spellEnd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error, </w:t>
        </w:r>
        <w:proofErr w:type="spell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>silahkan</w:t>
        </w:r>
        <w:proofErr w:type="spellEnd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>baca</w:t>
        </w:r>
        <w:proofErr w:type="spellEnd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>pesan</w:t>
        </w:r>
        <w:proofErr w:type="spellEnd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error </w:t>
        </w:r>
        <w:proofErr w:type="spell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>nya</w:t>
        </w:r>
        <w:proofErr w:type="spellEnd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>ya</w:t>
        </w:r>
        <w:proofErr w:type="spellEnd"/>
        <w:proofErr w:type="gram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>..</w:t>
        </w:r>
        <w:proofErr w:type="gramEnd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proofErr w:type="gram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>dan</w:t>
        </w:r>
        <w:proofErr w:type="spellEnd"/>
        <w:proofErr w:type="gramEnd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>pahami</w:t>
        </w:r>
        <w:proofErr w:type="spellEnd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… </w:t>
        </w:r>
        <w:proofErr w:type="spell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>jika</w:t>
        </w:r>
        <w:proofErr w:type="spellEnd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kalian </w:t>
        </w:r>
        <w:proofErr w:type="spell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>tidak</w:t>
        </w:r>
        <w:proofErr w:type="spellEnd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>paham</w:t>
        </w:r>
        <w:proofErr w:type="spellEnd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, </w:t>
        </w:r>
        <w:proofErr w:type="spell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>bisa</w:t>
        </w:r>
        <w:proofErr w:type="spellEnd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kalian </w:t>
        </w:r>
        <w:proofErr w:type="spell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>tanyakan</w:t>
        </w:r>
        <w:proofErr w:type="spellEnd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di </w:t>
        </w:r>
        <w:proofErr w:type="spell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>kolom</w:t>
        </w:r>
        <w:proofErr w:type="spellEnd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>komentar</w:t>
        </w:r>
        <w:proofErr w:type="spellEnd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di </w:t>
        </w:r>
        <w:proofErr w:type="spell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>bawah</w:t>
        </w:r>
        <w:proofErr w:type="spellEnd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>postingan</w:t>
        </w:r>
        <w:proofErr w:type="spellEnd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>ini</w:t>
        </w:r>
        <w:proofErr w:type="spellEnd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>ya</w:t>
        </w:r>
        <w:proofErr w:type="spellEnd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… </w:t>
        </w:r>
        <w:proofErr w:type="spell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>jika</w:t>
        </w:r>
        <w:proofErr w:type="spellEnd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>saya</w:t>
        </w:r>
        <w:proofErr w:type="spellEnd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>bisa</w:t>
        </w:r>
        <w:proofErr w:type="spellEnd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>insyaallah</w:t>
        </w:r>
        <w:proofErr w:type="spellEnd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>saya</w:t>
        </w:r>
        <w:proofErr w:type="spellEnd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>akan</w:t>
        </w:r>
        <w:proofErr w:type="spellEnd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>membantunya</w:t>
        </w:r>
        <w:proofErr w:type="spellEnd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.. </w:t>
        </w:r>
        <w:proofErr w:type="spellStart"/>
        <w:proofErr w:type="gram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>karena</w:t>
        </w:r>
        <w:proofErr w:type="spellEnd"/>
        <w:proofErr w:type="gramEnd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>kemungkinan</w:t>
        </w:r>
        <w:proofErr w:type="spellEnd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>permasalahannya</w:t>
        </w:r>
        <w:proofErr w:type="spellEnd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>ada</w:t>
        </w:r>
        <w:proofErr w:type="spellEnd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>pada</w:t>
        </w:r>
        <w:proofErr w:type="spellEnd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>kekeliruan</w:t>
        </w:r>
        <w:proofErr w:type="spellEnd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>pemilihan</w:t>
        </w:r>
        <w:proofErr w:type="spellEnd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>versi</w:t>
        </w:r>
        <w:proofErr w:type="spellEnd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>pygame</w:t>
        </w:r>
        <w:proofErr w:type="spellEnd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>nya</w:t>
        </w:r>
        <w:proofErr w:type="spellEnd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>saja</w:t>
        </w:r>
        <w:proofErr w:type="spellEnd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. </w:t>
        </w:r>
        <w:proofErr w:type="gram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Yang </w:t>
        </w:r>
        <w:proofErr w:type="spell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>berakibat</w:t>
        </w:r>
        <w:proofErr w:type="spellEnd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>tidak</w:t>
        </w:r>
        <w:proofErr w:type="spellEnd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>cocok</w:t>
        </w:r>
        <w:proofErr w:type="spellEnd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>dengan</w:t>
        </w:r>
        <w:proofErr w:type="spellEnd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</w:t>
        </w:r>
        <w:proofErr w:type="spellStart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>versi</w:t>
        </w:r>
        <w:proofErr w:type="spellEnd"/>
        <w:r w:rsidRPr="00B91D97">
          <w:rPr>
            <w:rFonts w:ascii="Times New Roman" w:hAnsi="Times New Roman" w:cs="Times New Roman"/>
            <w:color w:val="444444"/>
            <w:shd w:val="clear" w:color="auto" w:fill="FFFFFF"/>
          </w:rPr>
          <w:t xml:space="preserve"> python kalian.</w:t>
        </w:r>
      </w:ins>
      <w:proofErr w:type="gramEnd"/>
    </w:p>
    <w:p w:rsidR="004643B7" w:rsidRDefault="004643B7" w:rsidP="004643B7">
      <w:pPr>
        <w:jc w:val="both"/>
        <w:rPr>
          <w:rFonts w:ascii="Open Sans" w:hAnsi="Open Sans"/>
          <w:color w:val="444444"/>
          <w:sz w:val="20"/>
          <w:szCs w:val="20"/>
          <w:shd w:val="clear" w:color="auto" w:fill="FFFFFF"/>
        </w:rPr>
      </w:pPr>
    </w:p>
    <w:p w:rsidR="004643B7" w:rsidRDefault="004643B7" w:rsidP="004643B7">
      <w:pPr>
        <w:jc w:val="both"/>
        <w:rPr>
          <w:rFonts w:ascii="Open Sans" w:hAnsi="Open Sans"/>
          <w:color w:val="444444"/>
          <w:sz w:val="20"/>
          <w:szCs w:val="20"/>
          <w:shd w:val="clear" w:color="auto" w:fill="FFFFFF"/>
        </w:rPr>
      </w:pPr>
    </w:p>
    <w:p w:rsidR="004643B7" w:rsidRDefault="004643B7" w:rsidP="004643B7">
      <w:pPr>
        <w:jc w:val="both"/>
        <w:rPr>
          <w:rFonts w:ascii="Open Sans" w:hAnsi="Open Sans"/>
          <w:color w:val="444444"/>
          <w:sz w:val="20"/>
          <w:szCs w:val="20"/>
          <w:shd w:val="clear" w:color="auto" w:fill="FFFFFF"/>
        </w:rPr>
      </w:pPr>
    </w:p>
    <w:p w:rsidR="004643B7" w:rsidRDefault="004643B7" w:rsidP="004643B7">
      <w:pPr>
        <w:jc w:val="both"/>
        <w:rPr>
          <w:rFonts w:ascii="Open Sans" w:hAnsi="Open Sans"/>
          <w:color w:val="444444"/>
          <w:sz w:val="20"/>
          <w:szCs w:val="20"/>
          <w:shd w:val="clear" w:color="auto" w:fill="FFFFFF"/>
        </w:rPr>
      </w:pPr>
    </w:p>
    <w:p w:rsidR="000A4946" w:rsidRDefault="000A4946" w:rsidP="004643B7">
      <w:pPr>
        <w:jc w:val="both"/>
        <w:rPr>
          <w:rFonts w:ascii="Open Sans" w:hAnsi="Open Sans"/>
          <w:color w:val="444444"/>
          <w:sz w:val="20"/>
          <w:szCs w:val="20"/>
          <w:shd w:val="clear" w:color="auto" w:fill="FFFFFF"/>
        </w:rPr>
      </w:pPr>
    </w:p>
    <w:p w:rsidR="000A4946" w:rsidRDefault="000A4946" w:rsidP="004643B7">
      <w:pPr>
        <w:jc w:val="both"/>
        <w:rPr>
          <w:rFonts w:ascii="Open Sans" w:hAnsi="Open Sans"/>
          <w:color w:val="444444"/>
          <w:sz w:val="20"/>
          <w:szCs w:val="20"/>
          <w:shd w:val="clear" w:color="auto" w:fill="FFFFFF"/>
        </w:rPr>
      </w:pPr>
    </w:p>
    <w:p w:rsidR="000A4946" w:rsidRDefault="000A4946" w:rsidP="004643B7">
      <w:pPr>
        <w:jc w:val="both"/>
        <w:rPr>
          <w:rFonts w:ascii="Open Sans" w:hAnsi="Open Sans"/>
          <w:color w:val="444444"/>
          <w:sz w:val="20"/>
          <w:szCs w:val="20"/>
          <w:shd w:val="clear" w:color="auto" w:fill="FFFFFF"/>
        </w:rPr>
      </w:pPr>
    </w:p>
    <w:p w:rsidR="000A4946" w:rsidRDefault="000A4946" w:rsidP="004643B7">
      <w:pPr>
        <w:jc w:val="both"/>
        <w:rPr>
          <w:rFonts w:ascii="Open Sans" w:hAnsi="Open Sans"/>
          <w:color w:val="444444"/>
          <w:sz w:val="20"/>
          <w:szCs w:val="20"/>
          <w:shd w:val="clear" w:color="auto" w:fill="FFFFFF"/>
        </w:rPr>
      </w:pPr>
    </w:p>
    <w:p w:rsidR="000A4946" w:rsidRDefault="000A4946" w:rsidP="004643B7">
      <w:pPr>
        <w:jc w:val="both"/>
        <w:rPr>
          <w:rFonts w:ascii="Open Sans" w:hAnsi="Open Sans"/>
          <w:color w:val="444444"/>
          <w:sz w:val="20"/>
          <w:szCs w:val="20"/>
          <w:shd w:val="clear" w:color="auto" w:fill="FFFFFF"/>
        </w:rPr>
      </w:pPr>
    </w:p>
    <w:p w:rsidR="000A4946" w:rsidRDefault="000A4946" w:rsidP="004643B7">
      <w:pPr>
        <w:jc w:val="both"/>
        <w:rPr>
          <w:rFonts w:ascii="Open Sans" w:hAnsi="Open Sans"/>
          <w:color w:val="444444"/>
          <w:sz w:val="20"/>
          <w:szCs w:val="20"/>
          <w:shd w:val="clear" w:color="auto" w:fill="FFFFFF"/>
        </w:rPr>
      </w:pPr>
    </w:p>
    <w:p w:rsidR="000A4946" w:rsidRDefault="000A4946" w:rsidP="004643B7">
      <w:pPr>
        <w:jc w:val="both"/>
        <w:rPr>
          <w:rFonts w:ascii="Open Sans" w:hAnsi="Open Sans"/>
          <w:color w:val="444444"/>
          <w:sz w:val="20"/>
          <w:szCs w:val="20"/>
          <w:shd w:val="clear" w:color="auto" w:fill="FFFFFF"/>
        </w:rPr>
      </w:pPr>
    </w:p>
    <w:p w:rsidR="000A4946" w:rsidRDefault="000A4946" w:rsidP="004643B7">
      <w:pPr>
        <w:jc w:val="both"/>
        <w:rPr>
          <w:rFonts w:ascii="Open Sans" w:hAnsi="Open Sans"/>
          <w:color w:val="444444"/>
          <w:sz w:val="20"/>
          <w:szCs w:val="20"/>
          <w:shd w:val="clear" w:color="auto" w:fill="FFFFFF"/>
        </w:rPr>
      </w:pPr>
    </w:p>
    <w:p w:rsidR="000A4946" w:rsidRDefault="000A4946" w:rsidP="004643B7">
      <w:pPr>
        <w:jc w:val="both"/>
        <w:rPr>
          <w:rFonts w:ascii="Open Sans" w:hAnsi="Open Sans"/>
          <w:color w:val="444444"/>
          <w:sz w:val="20"/>
          <w:szCs w:val="20"/>
          <w:shd w:val="clear" w:color="auto" w:fill="FFFFFF"/>
        </w:rPr>
      </w:pPr>
    </w:p>
    <w:p w:rsidR="000A4946" w:rsidRDefault="000A4946" w:rsidP="004643B7">
      <w:pPr>
        <w:jc w:val="both"/>
        <w:rPr>
          <w:rFonts w:ascii="Open Sans" w:hAnsi="Open Sans"/>
          <w:color w:val="444444"/>
          <w:sz w:val="20"/>
          <w:szCs w:val="20"/>
          <w:shd w:val="clear" w:color="auto" w:fill="FFFFFF"/>
        </w:rPr>
      </w:pPr>
    </w:p>
    <w:p w:rsidR="000A4946" w:rsidRDefault="000A4946" w:rsidP="004643B7">
      <w:pPr>
        <w:jc w:val="both"/>
        <w:rPr>
          <w:rFonts w:ascii="Open Sans" w:hAnsi="Open Sans"/>
          <w:color w:val="444444"/>
          <w:sz w:val="20"/>
          <w:szCs w:val="20"/>
          <w:shd w:val="clear" w:color="auto" w:fill="FFFFFF"/>
        </w:rPr>
      </w:pPr>
    </w:p>
    <w:p w:rsidR="004643B7" w:rsidRDefault="004643B7" w:rsidP="004643B7">
      <w:pPr>
        <w:jc w:val="both"/>
        <w:rPr>
          <w:lang w:val="en-ID"/>
        </w:rPr>
      </w:pPr>
    </w:p>
    <w:p w:rsidR="000A4946" w:rsidRDefault="000A4946" w:rsidP="004643B7">
      <w:pPr>
        <w:jc w:val="both"/>
        <w:rPr>
          <w:lang w:val="en-ID"/>
        </w:rPr>
      </w:pPr>
    </w:p>
    <w:p w:rsidR="000A4946" w:rsidRDefault="000A4946" w:rsidP="004643B7">
      <w:pPr>
        <w:jc w:val="both"/>
        <w:rPr>
          <w:lang w:val="en-ID"/>
        </w:rPr>
      </w:pPr>
    </w:p>
    <w:p w:rsidR="000A4946" w:rsidRDefault="000A4946" w:rsidP="004643B7">
      <w:pPr>
        <w:jc w:val="both"/>
        <w:rPr>
          <w:lang w:val="en-ID"/>
        </w:rPr>
      </w:pPr>
    </w:p>
    <w:p w:rsidR="00CB5CC9" w:rsidRDefault="00CB5CC9" w:rsidP="00CB5CC9">
      <w:pPr>
        <w:jc w:val="center"/>
        <w:rPr>
          <w:sz w:val="24"/>
          <w:lang w:val="en-ID"/>
        </w:rPr>
      </w:pPr>
      <w:r w:rsidRPr="00CB5CC9">
        <w:rPr>
          <w:sz w:val="24"/>
          <w:lang w:val="en-ID"/>
        </w:rPr>
        <w:lastRenderedPageBreak/>
        <w:t>SOURCE CODE PYGAME SNAKE PERTAMA</w:t>
      </w:r>
    </w:p>
    <w:p w:rsidR="00CB5CC9" w:rsidRDefault="00CB5CC9" w:rsidP="00CB5CC9">
      <w:pPr>
        <w:rPr>
          <w:sz w:val="24"/>
          <w:lang w:val="en-ID"/>
        </w:rPr>
      </w:pPr>
      <w:r>
        <w:rPr>
          <w:noProof/>
        </w:rPr>
        <w:drawing>
          <wp:inline distT="0" distB="0" distL="0" distR="0" wp14:anchorId="34FDD493" wp14:editId="4EA16818">
            <wp:extent cx="5040630" cy="2833739"/>
            <wp:effectExtent l="0" t="0" r="762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C9" w:rsidRDefault="00CB5CC9" w:rsidP="00CB5CC9">
      <w:pPr>
        <w:rPr>
          <w:sz w:val="24"/>
          <w:lang w:val="en-ID"/>
        </w:rPr>
      </w:pPr>
      <w:r>
        <w:rPr>
          <w:noProof/>
        </w:rPr>
        <w:drawing>
          <wp:inline distT="0" distB="0" distL="0" distR="0" wp14:anchorId="2A275ADD" wp14:editId="1A149D7D">
            <wp:extent cx="5040630" cy="2833739"/>
            <wp:effectExtent l="0" t="0" r="762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C9" w:rsidRDefault="00CB5CC9" w:rsidP="00CB5CC9">
      <w:pPr>
        <w:rPr>
          <w:sz w:val="24"/>
          <w:lang w:val="en-ID"/>
        </w:rPr>
      </w:pPr>
      <w:r>
        <w:rPr>
          <w:noProof/>
        </w:rPr>
        <w:lastRenderedPageBreak/>
        <w:drawing>
          <wp:inline distT="0" distB="0" distL="0" distR="0" wp14:anchorId="5D719D65" wp14:editId="7E18E0D7">
            <wp:extent cx="5040630" cy="2833739"/>
            <wp:effectExtent l="0" t="0" r="762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C9" w:rsidRDefault="00CB5CC9" w:rsidP="00CB5CC9">
      <w:pPr>
        <w:rPr>
          <w:sz w:val="24"/>
          <w:lang w:val="en-ID"/>
        </w:rPr>
      </w:pPr>
      <w:r>
        <w:rPr>
          <w:noProof/>
        </w:rPr>
        <w:lastRenderedPageBreak/>
        <w:drawing>
          <wp:inline distT="0" distB="0" distL="0" distR="0" wp14:anchorId="1F5A505B" wp14:editId="59DF2B60">
            <wp:extent cx="5040630" cy="2833739"/>
            <wp:effectExtent l="0" t="0" r="762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E93489" wp14:editId="44E371F5">
            <wp:extent cx="5040630" cy="2833739"/>
            <wp:effectExtent l="0" t="0" r="762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C9" w:rsidRDefault="00CB5CC9" w:rsidP="00CB5CC9">
      <w:pPr>
        <w:rPr>
          <w:sz w:val="24"/>
          <w:lang w:val="en-ID"/>
        </w:rPr>
      </w:pPr>
      <w:r>
        <w:rPr>
          <w:noProof/>
        </w:rPr>
        <w:lastRenderedPageBreak/>
        <w:drawing>
          <wp:inline distT="0" distB="0" distL="0" distR="0" wp14:anchorId="4FDC6E00" wp14:editId="586AB2E4">
            <wp:extent cx="5040630" cy="2833739"/>
            <wp:effectExtent l="0" t="0" r="762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C9" w:rsidRDefault="008F7B39" w:rsidP="00CB5CC9">
      <w:pPr>
        <w:rPr>
          <w:sz w:val="24"/>
          <w:lang w:val="en-ID"/>
        </w:rPr>
      </w:pPr>
      <w:r>
        <w:rPr>
          <w:noProof/>
        </w:rPr>
        <w:drawing>
          <wp:inline distT="0" distB="0" distL="0" distR="0" wp14:anchorId="2EF5920C" wp14:editId="34B01131">
            <wp:extent cx="5040630" cy="2833739"/>
            <wp:effectExtent l="0" t="0" r="762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B39" w:rsidRDefault="008F7B39" w:rsidP="00CB5CC9">
      <w:pPr>
        <w:rPr>
          <w:sz w:val="24"/>
          <w:lang w:val="en-ID"/>
        </w:rPr>
      </w:pPr>
      <w:r>
        <w:rPr>
          <w:noProof/>
        </w:rPr>
        <w:lastRenderedPageBreak/>
        <w:drawing>
          <wp:inline distT="0" distB="0" distL="0" distR="0" wp14:anchorId="35900718" wp14:editId="7A14ED7A">
            <wp:extent cx="5040630" cy="2833739"/>
            <wp:effectExtent l="0" t="0" r="762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B39" w:rsidRDefault="008F7B39" w:rsidP="00CB5CC9">
      <w:pPr>
        <w:rPr>
          <w:sz w:val="24"/>
          <w:lang w:val="en-ID"/>
        </w:rPr>
      </w:pPr>
    </w:p>
    <w:p w:rsidR="008F7B39" w:rsidRPr="00CB5CC9" w:rsidRDefault="008F7B39" w:rsidP="008F7B39">
      <w:pPr>
        <w:jc w:val="center"/>
        <w:rPr>
          <w:sz w:val="24"/>
          <w:lang w:val="en-ID"/>
        </w:rPr>
      </w:pPr>
      <w:r>
        <w:rPr>
          <w:sz w:val="24"/>
          <w:lang w:val="en-ID"/>
        </w:rPr>
        <w:t>SOURCE CODE PYGAME FINAL</w:t>
      </w:r>
    </w:p>
    <w:p w:rsidR="00172763" w:rsidRDefault="00CB5CC9" w:rsidP="00CB5CC9">
      <w:pPr>
        <w:rPr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5D210E3C" wp14:editId="2AAC9C58">
            <wp:extent cx="5040630" cy="2833739"/>
            <wp:effectExtent l="0" t="0" r="762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C9" w:rsidRDefault="00CB5CC9" w:rsidP="00CB5CC9">
      <w:pPr>
        <w:rPr>
          <w:sz w:val="24"/>
          <w:szCs w:val="24"/>
          <w:lang w:val="en-ID"/>
        </w:rPr>
      </w:pPr>
      <w:r>
        <w:rPr>
          <w:noProof/>
        </w:rPr>
        <w:lastRenderedPageBreak/>
        <w:drawing>
          <wp:inline distT="0" distB="0" distL="0" distR="0" wp14:anchorId="3B248E10" wp14:editId="1222F2E0">
            <wp:extent cx="5040630" cy="2833739"/>
            <wp:effectExtent l="0" t="0" r="762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C9" w:rsidRDefault="00CB5CC9" w:rsidP="00CB5CC9">
      <w:pPr>
        <w:rPr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2BA57602" wp14:editId="58786D26">
            <wp:extent cx="5040630" cy="2833739"/>
            <wp:effectExtent l="0" t="0" r="762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C9" w:rsidRDefault="00CB5CC9" w:rsidP="00CB5CC9">
      <w:pPr>
        <w:rPr>
          <w:sz w:val="24"/>
          <w:szCs w:val="24"/>
          <w:lang w:val="en-ID"/>
        </w:rPr>
      </w:pPr>
      <w:r>
        <w:rPr>
          <w:noProof/>
        </w:rPr>
        <w:lastRenderedPageBreak/>
        <w:drawing>
          <wp:inline distT="0" distB="0" distL="0" distR="0" wp14:anchorId="19E5CB82" wp14:editId="2FFA6CEA">
            <wp:extent cx="5040630" cy="2833739"/>
            <wp:effectExtent l="0" t="0" r="762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C9" w:rsidRDefault="00CB5CC9" w:rsidP="00CB5CC9">
      <w:pPr>
        <w:rPr>
          <w:sz w:val="24"/>
          <w:szCs w:val="24"/>
          <w:lang w:val="en-ID"/>
        </w:rPr>
      </w:pPr>
      <w:r>
        <w:rPr>
          <w:noProof/>
        </w:rPr>
        <w:lastRenderedPageBreak/>
        <w:drawing>
          <wp:inline distT="0" distB="0" distL="0" distR="0" wp14:anchorId="61ACFCE5" wp14:editId="6BC02268">
            <wp:extent cx="5040630" cy="2833739"/>
            <wp:effectExtent l="0" t="0" r="762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33BA17" wp14:editId="07488C15">
            <wp:extent cx="5040630" cy="2833739"/>
            <wp:effectExtent l="0" t="0" r="762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C9" w:rsidRDefault="00CB5CC9" w:rsidP="00CB5CC9">
      <w:pPr>
        <w:rPr>
          <w:sz w:val="24"/>
          <w:szCs w:val="24"/>
          <w:lang w:val="en-ID"/>
        </w:rPr>
      </w:pPr>
      <w:r>
        <w:rPr>
          <w:noProof/>
        </w:rPr>
        <w:lastRenderedPageBreak/>
        <w:drawing>
          <wp:inline distT="0" distB="0" distL="0" distR="0" wp14:anchorId="27DB6D63" wp14:editId="2CB9A6BC">
            <wp:extent cx="5040630" cy="2833739"/>
            <wp:effectExtent l="0" t="0" r="762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C9" w:rsidRDefault="00CB5CC9" w:rsidP="00CB5CC9">
      <w:pPr>
        <w:rPr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4929E402" wp14:editId="5CB16AC3">
            <wp:extent cx="5040630" cy="2833739"/>
            <wp:effectExtent l="0" t="0" r="762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C9" w:rsidRDefault="00CB5CC9" w:rsidP="00CB5CC9">
      <w:pPr>
        <w:rPr>
          <w:sz w:val="24"/>
          <w:szCs w:val="24"/>
          <w:lang w:val="en-ID"/>
        </w:rPr>
      </w:pPr>
      <w:r>
        <w:rPr>
          <w:noProof/>
        </w:rPr>
        <w:lastRenderedPageBreak/>
        <w:drawing>
          <wp:inline distT="0" distB="0" distL="0" distR="0" wp14:anchorId="1467523A" wp14:editId="1C42A1AF">
            <wp:extent cx="5040630" cy="2833739"/>
            <wp:effectExtent l="0" t="0" r="762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C9" w:rsidRDefault="00CB5CC9" w:rsidP="00CB5CC9">
      <w:pPr>
        <w:rPr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69563ED9" wp14:editId="5C70C55B">
            <wp:extent cx="5040630" cy="2833739"/>
            <wp:effectExtent l="0" t="0" r="762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C9" w:rsidRDefault="00CB5CC9" w:rsidP="00CB5CC9">
      <w:pPr>
        <w:rPr>
          <w:sz w:val="24"/>
          <w:szCs w:val="24"/>
          <w:lang w:val="en-ID"/>
        </w:rPr>
      </w:pPr>
      <w:r>
        <w:rPr>
          <w:noProof/>
        </w:rPr>
        <w:lastRenderedPageBreak/>
        <w:drawing>
          <wp:inline distT="0" distB="0" distL="0" distR="0" wp14:anchorId="466D602C" wp14:editId="7ECBA871">
            <wp:extent cx="5040630" cy="2833739"/>
            <wp:effectExtent l="0" t="0" r="762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C9" w:rsidRDefault="00CB5CC9" w:rsidP="00CB5CC9">
      <w:pPr>
        <w:rPr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60F79948" wp14:editId="0A4EC0B3">
            <wp:extent cx="5040630" cy="2833739"/>
            <wp:effectExtent l="0" t="0" r="762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C9" w:rsidRDefault="00CB5CC9" w:rsidP="00CB5CC9">
      <w:pPr>
        <w:rPr>
          <w:sz w:val="24"/>
          <w:szCs w:val="24"/>
          <w:lang w:val="en-ID"/>
        </w:rPr>
      </w:pPr>
      <w:r>
        <w:rPr>
          <w:noProof/>
        </w:rPr>
        <w:lastRenderedPageBreak/>
        <w:drawing>
          <wp:inline distT="0" distB="0" distL="0" distR="0" wp14:anchorId="4D4B345C" wp14:editId="699C848D">
            <wp:extent cx="5040630" cy="2833739"/>
            <wp:effectExtent l="0" t="0" r="762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C9" w:rsidRDefault="00CB5CC9" w:rsidP="00CB5CC9">
      <w:pPr>
        <w:rPr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09A35968" wp14:editId="3AE39C39">
            <wp:extent cx="5040630" cy="2833739"/>
            <wp:effectExtent l="0" t="0" r="762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763" w:rsidRDefault="00172763" w:rsidP="00463761">
      <w:pPr>
        <w:jc w:val="center"/>
        <w:rPr>
          <w:sz w:val="24"/>
          <w:szCs w:val="24"/>
          <w:lang w:val="en-ID"/>
        </w:rPr>
      </w:pPr>
    </w:p>
    <w:p w:rsidR="00172763" w:rsidRDefault="00172763" w:rsidP="00463761">
      <w:pPr>
        <w:jc w:val="center"/>
        <w:rPr>
          <w:sz w:val="24"/>
          <w:szCs w:val="24"/>
          <w:lang w:val="en-ID"/>
        </w:rPr>
      </w:pPr>
    </w:p>
    <w:p w:rsidR="00172763" w:rsidRDefault="00172763" w:rsidP="00463761">
      <w:pPr>
        <w:jc w:val="center"/>
        <w:rPr>
          <w:sz w:val="24"/>
          <w:szCs w:val="24"/>
          <w:lang w:val="en-ID"/>
        </w:rPr>
      </w:pPr>
    </w:p>
    <w:p w:rsidR="00172763" w:rsidRDefault="00172763" w:rsidP="00463761">
      <w:pPr>
        <w:jc w:val="center"/>
        <w:rPr>
          <w:sz w:val="24"/>
          <w:szCs w:val="24"/>
          <w:lang w:val="en-ID"/>
        </w:rPr>
      </w:pPr>
    </w:p>
    <w:p w:rsidR="00172763" w:rsidRDefault="00172763" w:rsidP="00463761">
      <w:pPr>
        <w:jc w:val="center"/>
        <w:rPr>
          <w:sz w:val="24"/>
          <w:szCs w:val="24"/>
          <w:lang w:val="en-ID"/>
        </w:rPr>
      </w:pPr>
    </w:p>
    <w:p w:rsidR="00172763" w:rsidRDefault="00172763" w:rsidP="00463761">
      <w:pPr>
        <w:jc w:val="center"/>
        <w:rPr>
          <w:sz w:val="24"/>
          <w:szCs w:val="24"/>
          <w:lang w:val="en-ID"/>
        </w:rPr>
      </w:pPr>
    </w:p>
    <w:p w:rsidR="006B2727" w:rsidRDefault="006B2727" w:rsidP="008F7B39">
      <w:pPr>
        <w:rPr>
          <w:sz w:val="24"/>
          <w:szCs w:val="24"/>
          <w:lang w:val="en-ID"/>
        </w:rPr>
      </w:pPr>
    </w:p>
    <w:p w:rsidR="006B2727" w:rsidRDefault="00C978A5" w:rsidP="008F7B39">
      <w:pPr>
        <w:rPr>
          <w:sz w:val="24"/>
          <w:szCs w:val="24"/>
          <w:lang w:val="en-ID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1594809</wp:posOffset>
                </wp:positionH>
                <wp:positionV relativeFrom="paragraph">
                  <wp:posOffset>38100</wp:posOffset>
                </wp:positionV>
                <wp:extent cx="914400" cy="340468"/>
                <wp:effectExtent l="0" t="0" r="20955" b="2159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046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78A5" w:rsidRPr="00C978A5" w:rsidRDefault="00C978A5">
                            <w:pPr>
                              <w:rPr>
                                <w:sz w:val="24"/>
                                <w:lang w:val="en-ID"/>
                              </w:rPr>
                            </w:pPr>
                            <w:r w:rsidRPr="00C978A5">
                              <w:rPr>
                                <w:sz w:val="24"/>
                                <w:lang w:val="en-ID"/>
                              </w:rPr>
                              <w:t xml:space="preserve">Class </w:t>
                            </w:r>
                            <w:proofErr w:type="gramStart"/>
                            <w:r w:rsidRPr="00C978A5">
                              <w:rPr>
                                <w:sz w:val="24"/>
                                <w:lang w:val="en-ID"/>
                              </w:rPr>
                              <w:t xml:space="preserve">yang  </w:t>
                            </w:r>
                            <w:proofErr w:type="spellStart"/>
                            <w:r w:rsidRPr="00C978A5">
                              <w:rPr>
                                <w:sz w:val="24"/>
                                <w:lang w:val="en-ID"/>
                              </w:rPr>
                              <w:t>ada</w:t>
                            </w:r>
                            <w:proofErr w:type="spellEnd"/>
                            <w:proofErr w:type="gramEnd"/>
                            <w:r w:rsidRPr="00C978A5">
                              <w:rPr>
                                <w:sz w:val="24"/>
                                <w:lang w:val="en-ID"/>
                              </w:rPr>
                              <w:t xml:space="preserve"> di code snake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26" type="#_x0000_t202" style="position:absolute;margin-left:125.6pt;margin-top:3pt;width:1in;height:26.8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" fillcolor="white [3201]" strokecolor="#c0504d [3205]" strokeweight="2pt">
                <v:textbox>
                  <w:txbxContent>
                    <w:p w:rsidR="00C978A5" w:rsidRPr="00C978A5" w:rsidRDefault="00C978A5">
                      <w:pPr>
                        <w:rPr>
                          <w:sz w:val="24"/>
                          <w:lang w:val="en-ID"/>
                        </w:rPr>
                      </w:pPr>
                      <w:r w:rsidRPr="00C978A5">
                        <w:rPr>
                          <w:sz w:val="24"/>
                          <w:lang w:val="en-ID"/>
                        </w:rPr>
                        <w:t xml:space="preserve">Class </w:t>
                      </w:r>
                      <w:proofErr w:type="gramStart"/>
                      <w:r w:rsidRPr="00C978A5">
                        <w:rPr>
                          <w:sz w:val="24"/>
                          <w:lang w:val="en-ID"/>
                        </w:rPr>
                        <w:t xml:space="preserve">yang  </w:t>
                      </w:r>
                      <w:proofErr w:type="spellStart"/>
                      <w:r w:rsidRPr="00C978A5">
                        <w:rPr>
                          <w:sz w:val="24"/>
                          <w:lang w:val="en-ID"/>
                        </w:rPr>
                        <w:t>ada</w:t>
                      </w:r>
                      <w:proofErr w:type="spellEnd"/>
                      <w:proofErr w:type="gramEnd"/>
                      <w:r w:rsidRPr="00C978A5">
                        <w:rPr>
                          <w:sz w:val="24"/>
                          <w:lang w:val="en-ID"/>
                        </w:rPr>
                        <w:t xml:space="preserve"> di code snake </w:t>
                      </w:r>
                    </w:p>
                  </w:txbxContent>
                </v:textbox>
              </v:shape>
            </w:pict>
          </mc:Fallback>
        </mc:AlternateContent>
      </w:r>
    </w:p>
    <w:p w:rsidR="00172763" w:rsidRDefault="0022655C" w:rsidP="00463761">
      <w:pPr>
        <w:jc w:val="center"/>
        <w:rPr>
          <w:sz w:val="24"/>
          <w:szCs w:val="24"/>
          <w:lang w:val="en-ID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2246603</wp:posOffset>
                </wp:positionH>
                <wp:positionV relativeFrom="paragraph">
                  <wp:posOffset>38018</wp:posOffset>
                </wp:positionV>
                <wp:extent cx="29183" cy="3959157"/>
                <wp:effectExtent l="57150" t="0" r="66675" b="6096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183" cy="395915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3" o:spid="_x0000_s1026" type="#_x0000_t32" style="position:absolute;margin-left:176.9pt;margin-top:3pt;width:2.3pt;height:311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4345102</wp:posOffset>
                </wp:positionH>
                <wp:positionV relativeFrom="paragraph">
                  <wp:posOffset>201930</wp:posOffset>
                </wp:positionV>
                <wp:extent cx="49044" cy="1050857"/>
                <wp:effectExtent l="38100" t="0" r="65405" b="5461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044" cy="105085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2" o:spid="_x0000_s1026" type="#_x0000_t32" style="position:absolute;margin-left:342.15pt;margin-top:15.9pt;width:3.85pt;height:82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3005332</wp:posOffset>
                </wp:positionH>
                <wp:positionV relativeFrom="paragraph">
                  <wp:posOffset>38019</wp:posOffset>
                </wp:positionV>
                <wp:extent cx="1391083" cy="165370"/>
                <wp:effectExtent l="0" t="0" r="76200" b="10160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1083" cy="1653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1" o:spid="_x0000_s1026" type="#_x0000_t32" style="position:absolute;margin-left:236.65pt;margin-top:3pt;width:109.55pt;height:1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2577343</wp:posOffset>
                </wp:positionH>
                <wp:positionV relativeFrom="paragraph">
                  <wp:posOffset>38019</wp:posOffset>
                </wp:positionV>
                <wp:extent cx="428017" cy="340468"/>
                <wp:effectExtent l="0" t="0" r="67310" b="5969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017" cy="34046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0" o:spid="_x0000_s1026" type="#_x0000_t32" style="position:absolute;margin-left:202.95pt;margin-top:3pt;width:33.7pt;height:26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1448935</wp:posOffset>
                </wp:positionH>
                <wp:positionV relativeFrom="paragraph">
                  <wp:posOffset>37911</wp:posOffset>
                </wp:positionV>
                <wp:extent cx="428017" cy="272482"/>
                <wp:effectExtent l="38100" t="0" r="29210" b="5143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8017" cy="27248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9" o:spid="_x0000_s1026" type="#_x0000_t32" style="position:absolute;margin-left:114.1pt;margin-top:3pt;width:33.7pt;height:21.45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D08987" wp14:editId="7238B337">
                <wp:simplePos x="0" y="0"/>
                <wp:positionH relativeFrom="column">
                  <wp:posOffset>2411973</wp:posOffset>
                </wp:positionH>
                <wp:positionV relativeFrom="paragraph">
                  <wp:posOffset>320121</wp:posOffset>
                </wp:positionV>
                <wp:extent cx="914400" cy="739302"/>
                <wp:effectExtent l="0" t="0" r="15240" b="2286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73930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78A5" w:rsidRPr="0022655C" w:rsidRDefault="00C978A5" w:rsidP="0022655C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proofErr w:type="gramStart"/>
                            <w:r w:rsidRPr="0022655C">
                              <w:rPr>
                                <w:sz w:val="24"/>
                              </w:rPr>
                              <w:t>class</w:t>
                            </w:r>
                            <w:proofErr w:type="gramEnd"/>
                            <w:r w:rsidRPr="0022655C">
                              <w:rPr>
                                <w:sz w:val="24"/>
                              </w:rPr>
                              <w:t xml:space="preserve"> apple()</w:t>
                            </w:r>
                          </w:p>
                          <w:p w:rsidR="00C978A5" w:rsidRPr="0022655C" w:rsidRDefault="00C978A5">
                            <w:pPr>
                              <w:rPr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 w:rsidRPr="0022655C">
                              <w:rPr>
                                <w:sz w:val="24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22655C">
                              <w:rPr>
                                <w:sz w:val="24"/>
                              </w:rPr>
                              <w:t xml:space="preserve"> __</w:t>
                            </w:r>
                            <w:proofErr w:type="spellStart"/>
                            <w:r w:rsidRPr="0022655C">
                              <w:rPr>
                                <w:sz w:val="24"/>
                              </w:rPr>
                              <w:t>init</w:t>
                            </w:r>
                            <w:proofErr w:type="spellEnd"/>
                            <w:r w:rsidRPr="0022655C">
                              <w:rPr>
                                <w:sz w:val="24"/>
                              </w:rPr>
                              <w:t>__(</w:t>
                            </w:r>
                            <w:proofErr w:type="spellStart"/>
                            <w:r w:rsidRPr="0022655C">
                              <w:rPr>
                                <w:sz w:val="24"/>
                              </w:rPr>
                              <w:t>self,size</w:t>
                            </w:r>
                            <w:proofErr w:type="spellEnd"/>
                            <w:r w:rsidRPr="0022655C">
                              <w:rPr>
                                <w:sz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" o:spid="_x0000_s1027" type="#_x0000_t202" style="position:absolute;left:0;text-align:left;margin-left:189.9pt;margin-top:25.2pt;width:1in;height:58.2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" fillcolor="white [3201]" strokecolor="#4bacc6 [3208]" strokeweight="2pt">
                <v:textbox>
                  <w:txbxContent>
                    <w:p w:rsidR="00C978A5" w:rsidRPr="0022655C" w:rsidRDefault="00C978A5" w:rsidP="0022655C">
                      <w:pPr>
                        <w:jc w:val="center"/>
                        <w:rPr>
                          <w:sz w:val="24"/>
                        </w:rPr>
                      </w:pPr>
                      <w:proofErr w:type="gramStart"/>
                      <w:r w:rsidRPr="0022655C">
                        <w:rPr>
                          <w:sz w:val="24"/>
                        </w:rPr>
                        <w:t>class</w:t>
                      </w:r>
                      <w:proofErr w:type="gramEnd"/>
                      <w:r w:rsidRPr="0022655C">
                        <w:rPr>
                          <w:sz w:val="24"/>
                        </w:rPr>
                        <w:t xml:space="preserve"> apple()</w:t>
                      </w:r>
                    </w:p>
                    <w:p w:rsidR="00C978A5" w:rsidRPr="0022655C" w:rsidRDefault="00C978A5">
                      <w:pPr>
                        <w:rPr>
                          <w:sz w:val="24"/>
                        </w:rPr>
                      </w:pPr>
                      <w:proofErr w:type="spellStart"/>
                      <w:proofErr w:type="gramStart"/>
                      <w:r w:rsidRPr="0022655C">
                        <w:rPr>
                          <w:sz w:val="24"/>
                        </w:rPr>
                        <w:t>def</w:t>
                      </w:r>
                      <w:proofErr w:type="spellEnd"/>
                      <w:proofErr w:type="gramEnd"/>
                      <w:r w:rsidRPr="0022655C">
                        <w:rPr>
                          <w:sz w:val="24"/>
                        </w:rPr>
                        <w:t xml:space="preserve"> __</w:t>
                      </w:r>
                      <w:proofErr w:type="spellStart"/>
                      <w:r w:rsidRPr="0022655C">
                        <w:rPr>
                          <w:sz w:val="24"/>
                        </w:rPr>
                        <w:t>init</w:t>
                      </w:r>
                      <w:proofErr w:type="spellEnd"/>
                      <w:r w:rsidRPr="0022655C">
                        <w:rPr>
                          <w:sz w:val="24"/>
                        </w:rPr>
                        <w:t>__(</w:t>
                      </w:r>
                      <w:proofErr w:type="spellStart"/>
                      <w:r w:rsidRPr="0022655C">
                        <w:rPr>
                          <w:sz w:val="24"/>
                        </w:rPr>
                        <w:t>self,size</w:t>
                      </w:r>
                      <w:proofErr w:type="spellEnd"/>
                      <w:r w:rsidRPr="0022655C">
                        <w:rPr>
                          <w:sz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C978A5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97E334" wp14:editId="43F40780">
                <wp:simplePos x="0" y="0"/>
                <wp:positionH relativeFrom="column">
                  <wp:posOffset>125568</wp:posOffset>
                </wp:positionH>
                <wp:positionV relativeFrom="paragraph">
                  <wp:posOffset>310312</wp:posOffset>
                </wp:positionV>
                <wp:extent cx="2052320" cy="3599234"/>
                <wp:effectExtent l="0" t="0" r="24130" b="2032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320" cy="359923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78A5" w:rsidRPr="00C978A5" w:rsidRDefault="00C978A5" w:rsidP="00C978A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proofErr w:type="gramStart"/>
                            <w:r w:rsidRPr="00C978A5">
                              <w:rPr>
                                <w:sz w:val="24"/>
                              </w:rPr>
                              <w:t>class</w:t>
                            </w:r>
                            <w:proofErr w:type="gramEnd"/>
                            <w:r w:rsidRPr="00C978A5">
                              <w:rPr>
                                <w:sz w:val="24"/>
                              </w:rPr>
                              <w:t xml:space="preserve"> snake()</w:t>
                            </w:r>
                          </w:p>
                          <w:p w:rsidR="00C978A5" w:rsidRPr="00C978A5" w:rsidRDefault="00C978A5">
                            <w:pPr>
                              <w:rPr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 w:rsidRPr="00C978A5">
                              <w:rPr>
                                <w:sz w:val="24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C978A5">
                              <w:rPr>
                                <w:sz w:val="24"/>
                              </w:rPr>
                              <w:t xml:space="preserve"> right(self)</w:t>
                            </w:r>
                          </w:p>
                          <w:p w:rsidR="00C978A5" w:rsidRPr="00C978A5" w:rsidRDefault="00C978A5">
                            <w:pPr>
                              <w:rPr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 w:rsidRPr="00C978A5">
                              <w:rPr>
                                <w:sz w:val="24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C978A5">
                              <w:rPr>
                                <w:sz w:val="24"/>
                              </w:rPr>
                              <w:t xml:space="preserve"> left(self)</w:t>
                            </w:r>
                          </w:p>
                          <w:p w:rsidR="00C978A5" w:rsidRPr="00C978A5" w:rsidRDefault="00C978A5">
                            <w:pPr>
                              <w:rPr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 w:rsidRPr="00C978A5">
                              <w:rPr>
                                <w:sz w:val="24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C978A5">
                              <w:rPr>
                                <w:sz w:val="24"/>
                              </w:rPr>
                              <w:t xml:space="preserve"> up(self)</w:t>
                            </w:r>
                          </w:p>
                          <w:p w:rsidR="00C978A5" w:rsidRPr="00C978A5" w:rsidRDefault="00C978A5">
                            <w:pPr>
                              <w:rPr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 w:rsidRPr="00C978A5">
                              <w:rPr>
                                <w:sz w:val="24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C978A5">
                              <w:rPr>
                                <w:sz w:val="24"/>
                              </w:rPr>
                              <w:t xml:space="preserve"> down(self)</w:t>
                            </w:r>
                          </w:p>
                          <w:p w:rsidR="00C978A5" w:rsidRPr="00C978A5" w:rsidRDefault="00C978A5">
                            <w:pPr>
                              <w:rPr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 w:rsidRPr="00C978A5">
                              <w:rPr>
                                <w:sz w:val="24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C978A5">
                              <w:rPr>
                                <w:sz w:val="24"/>
                              </w:rPr>
                              <w:t xml:space="preserve"> update(self)</w:t>
                            </w:r>
                          </w:p>
                          <w:p w:rsidR="00C978A5" w:rsidRPr="00C978A5" w:rsidRDefault="00C978A5">
                            <w:pPr>
                              <w:rPr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 w:rsidRPr="00C978A5">
                              <w:rPr>
                                <w:sz w:val="24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C978A5">
                              <w:rPr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978A5">
                              <w:rPr>
                                <w:sz w:val="24"/>
                              </w:rPr>
                              <w:t>check_collisions</w:t>
                            </w:r>
                            <w:proofErr w:type="spellEnd"/>
                            <w:r w:rsidRPr="00C978A5">
                              <w:rPr>
                                <w:sz w:val="24"/>
                              </w:rPr>
                              <w:t>(self, x)</w:t>
                            </w:r>
                          </w:p>
                          <w:p w:rsidR="00C978A5" w:rsidRPr="00C978A5" w:rsidRDefault="00C978A5">
                            <w:pPr>
                              <w:rPr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 w:rsidRPr="00C978A5">
                              <w:rPr>
                                <w:sz w:val="24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C978A5">
                              <w:rPr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978A5">
                              <w:rPr>
                                <w:sz w:val="24"/>
                              </w:rPr>
                              <w:t>check_apple</w:t>
                            </w:r>
                            <w:proofErr w:type="spellEnd"/>
                            <w:r w:rsidRPr="00C978A5">
                              <w:rPr>
                                <w:sz w:val="24"/>
                              </w:rPr>
                              <w:t>(</w:t>
                            </w:r>
                            <w:proofErr w:type="spellStart"/>
                            <w:r w:rsidRPr="00C978A5">
                              <w:rPr>
                                <w:sz w:val="24"/>
                              </w:rPr>
                              <w:t>self,x</w:t>
                            </w:r>
                            <w:proofErr w:type="spellEnd"/>
                            <w:r w:rsidRPr="00C978A5">
                              <w:rPr>
                                <w:sz w:val="24"/>
                              </w:rPr>
                              <w:t>)</w:t>
                            </w:r>
                          </w:p>
                          <w:p w:rsidR="00C978A5" w:rsidRPr="00C978A5" w:rsidRDefault="00C978A5">
                            <w:pPr>
                              <w:rPr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 w:rsidRPr="00C978A5">
                              <w:rPr>
                                <w:sz w:val="24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C978A5">
                              <w:rPr>
                                <w:sz w:val="24"/>
                              </w:rPr>
                              <w:t xml:space="preserve"> check_collisions2(</w:t>
                            </w:r>
                            <w:proofErr w:type="spellStart"/>
                            <w:r w:rsidRPr="00C978A5">
                              <w:rPr>
                                <w:sz w:val="24"/>
                              </w:rPr>
                              <w:t>self,x</w:t>
                            </w:r>
                            <w:proofErr w:type="spellEnd"/>
                            <w:r w:rsidRPr="00C978A5">
                              <w:rPr>
                                <w:sz w:val="24"/>
                              </w:rPr>
                              <w:t>)</w:t>
                            </w:r>
                          </w:p>
                          <w:p w:rsidR="00C978A5" w:rsidRPr="00C978A5" w:rsidRDefault="00C978A5">
                            <w:pPr>
                              <w:rPr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 w:rsidRPr="00C978A5">
                              <w:rPr>
                                <w:sz w:val="24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C978A5">
                              <w:rPr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978A5">
                              <w:rPr>
                                <w:sz w:val="24"/>
                              </w:rPr>
                              <w:t>add_apple</w:t>
                            </w:r>
                            <w:proofErr w:type="spellEnd"/>
                            <w:r w:rsidRPr="00C978A5">
                              <w:rPr>
                                <w:sz w:val="24"/>
                              </w:rPr>
                              <w:t>(self)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28" type="#_x0000_t202" style="position:absolute;left:0;text-align:left;margin-left:9.9pt;margin-top:24.45pt;width:161.6pt;height:283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" fillcolor="white [3201]" strokecolor="#4bacc6 [3208]" strokeweight="2pt">
                <v:textbox>
                  <w:txbxContent>
                    <w:p w:rsidR="00C978A5" w:rsidRPr="00C978A5" w:rsidRDefault="00C978A5" w:rsidP="00C978A5">
                      <w:pPr>
                        <w:jc w:val="center"/>
                        <w:rPr>
                          <w:sz w:val="24"/>
                        </w:rPr>
                      </w:pPr>
                      <w:proofErr w:type="gramStart"/>
                      <w:r w:rsidRPr="00C978A5">
                        <w:rPr>
                          <w:sz w:val="24"/>
                        </w:rPr>
                        <w:t>class</w:t>
                      </w:r>
                      <w:proofErr w:type="gramEnd"/>
                      <w:r w:rsidRPr="00C978A5">
                        <w:rPr>
                          <w:sz w:val="24"/>
                        </w:rPr>
                        <w:t xml:space="preserve"> snake()</w:t>
                      </w:r>
                    </w:p>
                    <w:p w:rsidR="00C978A5" w:rsidRPr="00C978A5" w:rsidRDefault="00C978A5">
                      <w:pPr>
                        <w:rPr>
                          <w:sz w:val="24"/>
                        </w:rPr>
                      </w:pPr>
                      <w:proofErr w:type="spellStart"/>
                      <w:proofErr w:type="gramStart"/>
                      <w:r w:rsidRPr="00C978A5">
                        <w:rPr>
                          <w:sz w:val="24"/>
                        </w:rPr>
                        <w:t>def</w:t>
                      </w:r>
                      <w:proofErr w:type="spellEnd"/>
                      <w:proofErr w:type="gramEnd"/>
                      <w:r w:rsidRPr="00C978A5">
                        <w:rPr>
                          <w:sz w:val="24"/>
                        </w:rPr>
                        <w:t xml:space="preserve"> right(self)</w:t>
                      </w:r>
                    </w:p>
                    <w:p w:rsidR="00C978A5" w:rsidRPr="00C978A5" w:rsidRDefault="00C978A5">
                      <w:pPr>
                        <w:rPr>
                          <w:sz w:val="24"/>
                        </w:rPr>
                      </w:pPr>
                      <w:proofErr w:type="spellStart"/>
                      <w:proofErr w:type="gramStart"/>
                      <w:r w:rsidRPr="00C978A5">
                        <w:rPr>
                          <w:sz w:val="24"/>
                        </w:rPr>
                        <w:t>def</w:t>
                      </w:r>
                      <w:proofErr w:type="spellEnd"/>
                      <w:proofErr w:type="gramEnd"/>
                      <w:r w:rsidRPr="00C978A5">
                        <w:rPr>
                          <w:sz w:val="24"/>
                        </w:rPr>
                        <w:t xml:space="preserve"> left(self)</w:t>
                      </w:r>
                    </w:p>
                    <w:p w:rsidR="00C978A5" w:rsidRPr="00C978A5" w:rsidRDefault="00C978A5">
                      <w:pPr>
                        <w:rPr>
                          <w:sz w:val="24"/>
                        </w:rPr>
                      </w:pPr>
                      <w:proofErr w:type="spellStart"/>
                      <w:proofErr w:type="gramStart"/>
                      <w:r w:rsidRPr="00C978A5">
                        <w:rPr>
                          <w:sz w:val="24"/>
                        </w:rPr>
                        <w:t>def</w:t>
                      </w:r>
                      <w:proofErr w:type="spellEnd"/>
                      <w:proofErr w:type="gramEnd"/>
                      <w:r w:rsidRPr="00C978A5">
                        <w:rPr>
                          <w:sz w:val="24"/>
                        </w:rPr>
                        <w:t xml:space="preserve"> up(self)</w:t>
                      </w:r>
                    </w:p>
                    <w:p w:rsidR="00C978A5" w:rsidRPr="00C978A5" w:rsidRDefault="00C978A5">
                      <w:pPr>
                        <w:rPr>
                          <w:sz w:val="24"/>
                        </w:rPr>
                      </w:pPr>
                      <w:proofErr w:type="spellStart"/>
                      <w:proofErr w:type="gramStart"/>
                      <w:r w:rsidRPr="00C978A5">
                        <w:rPr>
                          <w:sz w:val="24"/>
                        </w:rPr>
                        <w:t>def</w:t>
                      </w:r>
                      <w:proofErr w:type="spellEnd"/>
                      <w:proofErr w:type="gramEnd"/>
                      <w:r w:rsidRPr="00C978A5">
                        <w:rPr>
                          <w:sz w:val="24"/>
                        </w:rPr>
                        <w:t xml:space="preserve"> down(self)</w:t>
                      </w:r>
                    </w:p>
                    <w:p w:rsidR="00C978A5" w:rsidRPr="00C978A5" w:rsidRDefault="00C978A5">
                      <w:pPr>
                        <w:rPr>
                          <w:sz w:val="24"/>
                        </w:rPr>
                      </w:pPr>
                      <w:proofErr w:type="spellStart"/>
                      <w:proofErr w:type="gramStart"/>
                      <w:r w:rsidRPr="00C978A5">
                        <w:rPr>
                          <w:sz w:val="24"/>
                        </w:rPr>
                        <w:t>def</w:t>
                      </w:r>
                      <w:proofErr w:type="spellEnd"/>
                      <w:proofErr w:type="gramEnd"/>
                      <w:r w:rsidRPr="00C978A5">
                        <w:rPr>
                          <w:sz w:val="24"/>
                        </w:rPr>
                        <w:t xml:space="preserve"> update(self)</w:t>
                      </w:r>
                    </w:p>
                    <w:p w:rsidR="00C978A5" w:rsidRPr="00C978A5" w:rsidRDefault="00C978A5">
                      <w:pPr>
                        <w:rPr>
                          <w:sz w:val="24"/>
                        </w:rPr>
                      </w:pPr>
                      <w:proofErr w:type="spellStart"/>
                      <w:proofErr w:type="gramStart"/>
                      <w:r w:rsidRPr="00C978A5">
                        <w:rPr>
                          <w:sz w:val="24"/>
                        </w:rPr>
                        <w:t>def</w:t>
                      </w:r>
                      <w:proofErr w:type="spellEnd"/>
                      <w:proofErr w:type="gramEnd"/>
                      <w:r w:rsidRPr="00C978A5">
                        <w:rPr>
                          <w:sz w:val="24"/>
                        </w:rPr>
                        <w:t xml:space="preserve"> </w:t>
                      </w:r>
                      <w:proofErr w:type="spellStart"/>
                      <w:r w:rsidRPr="00C978A5">
                        <w:rPr>
                          <w:sz w:val="24"/>
                        </w:rPr>
                        <w:t>check_collisions</w:t>
                      </w:r>
                      <w:proofErr w:type="spellEnd"/>
                      <w:r w:rsidRPr="00C978A5">
                        <w:rPr>
                          <w:sz w:val="24"/>
                        </w:rPr>
                        <w:t>(self, x)</w:t>
                      </w:r>
                    </w:p>
                    <w:p w:rsidR="00C978A5" w:rsidRPr="00C978A5" w:rsidRDefault="00C978A5">
                      <w:pPr>
                        <w:rPr>
                          <w:sz w:val="24"/>
                        </w:rPr>
                      </w:pPr>
                      <w:proofErr w:type="spellStart"/>
                      <w:proofErr w:type="gramStart"/>
                      <w:r w:rsidRPr="00C978A5">
                        <w:rPr>
                          <w:sz w:val="24"/>
                        </w:rPr>
                        <w:t>def</w:t>
                      </w:r>
                      <w:proofErr w:type="spellEnd"/>
                      <w:proofErr w:type="gramEnd"/>
                      <w:r w:rsidRPr="00C978A5">
                        <w:rPr>
                          <w:sz w:val="24"/>
                        </w:rPr>
                        <w:t xml:space="preserve"> </w:t>
                      </w:r>
                      <w:proofErr w:type="spellStart"/>
                      <w:r w:rsidRPr="00C978A5">
                        <w:rPr>
                          <w:sz w:val="24"/>
                        </w:rPr>
                        <w:t>check_apple</w:t>
                      </w:r>
                      <w:proofErr w:type="spellEnd"/>
                      <w:r w:rsidRPr="00C978A5">
                        <w:rPr>
                          <w:sz w:val="24"/>
                        </w:rPr>
                        <w:t>(</w:t>
                      </w:r>
                      <w:proofErr w:type="spellStart"/>
                      <w:r w:rsidRPr="00C978A5">
                        <w:rPr>
                          <w:sz w:val="24"/>
                        </w:rPr>
                        <w:t>self,x</w:t>
                      </w:r>
                      <w:proofErr w:type="spellEnd"/>
                      <w:r w:rsidRPr="00C978A5">
                        <w:rPr>
                          <w:sz w:val="24"/>
                        </w:rPr>
                        <w:t>)</w:t>
                      </w:r>
                    </w:p>
                    <w:p w:rsidR="00C978A5" w:rsidRPr="00C978A5" w:rsidRDefault="00C978A5">
                      <w:pPr>
                        <w:rPr>
                          <w:sz w:val="24"/>
                        </w:rPr>
                      </w:pPr>
                      <w:proofErr w:type="spellStart"/>
                      <w:proofErr w:type="gramStart"/>
                      <w:r w:rsidRPr="00C978A5">
                        <w:rPr>
                          <w:sz w:val="24"/>
                        </w:rPr>
                        <w:t>def</w:t>
                      </w:r>
                      <w:proofErr w:type="spellEnd"/>
                      <w:proofErr w:type="gramEnd"/>
                      <w:r w:rsidRPr="00C978A5">
                        <w:rPr>
                          <w:sz w:val="24"/>
                        </w:rPr>
                        <w:t xml:space="preserve"> check_collisions2(</w:t>
                      </w:r>
                      <w:proofErr w:type="spellStart"/>
                      <w:r w:rsidRPr="00C978A5">
                        <w:rPr>
                          <w:sz w:val="24"/>
                        </w:rPr>
                        <w:t>self,x</w:t>
                      </w:r>
                      <w:proofErr w:type="spellEnd"/>
                      <w:r w:rsidRPr="00C978A5">
                        <w:rPr>
                          <w:sz w:val="24"/>
                        </w:rPr>
                        <w:t>)</w:t>
                      </w:r>
                    </w:p>
                    <w:p w:rsidR="00C978A5" w:rsidRPr="00C978A5" w:rsidRDefault="00C978A5">
                      <w:pPr>
                        <w:rPr>
                          <w:sz w:val="24"/>
                        </w:rPr>
                      </w:pPr>
                      <w:proofErr w:type="spellStart"/>
                      <w:proofErr w:type="gramStart"/>
                      <w:r w:rsidRPr="00C978A5">
                        <w:rPr>
                          <w:sz w:val="24"/>
                        </w:rPr>
                        <w:t>def</w:t>
                      </w:r>
                      <w:proofErr w:type="spellEnd"/>
                      <w:proofErr w:type="gramEnd"/>
                      <w:r w:rsidRPr="00C978A5">
                        <w:rPr>
                          <w:sz w:val="24"/>
                        </w:rPr>
                        <w:t xml:space="preserve"> </w:t>
                      </w:r>
                      <w:proofErr w:type="spellStart"/>
                      <w:r w:rsidRPr="00C978A5">
                        <w:rPr>
                          <w:sz w:val="24"/>
                        </w:rPr>
                        <w:t>add_apple</w:t>
                      </w:r>
                      <w:proofErr w:type="spellEnd"/>
                      <w:r w:rsidRPr="00C978A5">
                        <w:rPr>
                          <w:sz w:val="24"/>
                        </w:rPr>
                        <w:t>(self)</w:t>
                      </w:r>
                    </w:p>
                  </w:txbxContent>
                </v:textbox>
              </v:shape>
            </w:pict>
          </mc:Fallback>
        </mc:AlternateContent>
      </w:r>
    </w:p>
    <w:p w:rsidR="00172763" w:rsidRDefault="00B356D2" w:rsidP="00463761">
      <w:pPr>
        <w:jc w:val="center"/>
        <w:rPr>
          <w:sz w:val="24"/>
          <w:szCs w:val="24"/>
          <w:lang w:val="en-ID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37ECC52" wp14:editId="72713044">
                <wp:simplePos x="0" y="0"/>
                <wp:positionH relativeFrom="column">
                  <wp:posOffset>2411973</wp:posOffset>
                </wp:positionH>
                <wp:positionV relativeFrom="paragraph">
                  <wp:posOffset>270956</wp:posOffset>
                </wp:positionV>
                <wp:extent cx="1527810" cy="0"/>
                <wp:effectExtent l="38100" t="38100" r="53340" b="9525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781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5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9.9pt,21.35pt" to="310.2pt,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" strokecolor="#4bacc6 [3208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558FAB" wp14:editId="1C7593C7">
                <wp:simplePos x="0" y="0"/>
                <wp:positionH relativeFrom="column">
                  <wp:posOffset>125973</wp:posOffset>
                </wp:positionH>
                <wp:positionV relativeFrom="paragraph">
                  <wp:posOffset>319594</wp:posOffset>
                </wp:positionV>
                <wp:extent cx="2052320" cy="9728"/>
                <wp:effectExtent l="38100" t="38100" r="62230" b="8572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2320" cy="972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4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9pt,25.15pt" to="171.5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" strokecolor="#4bacc6 [3208]" strokeweight="2pt">
                <v:shadow on="t" color="black" opacity="24903f" origin=",.5" offset="0,.55556mm"/>
              </v:line>
            </w:pict>
          </mc:Fallback>
        </mc:AlternateContent>
      </w:r>
    </w:p>
    <w:p w:rsidR="00172763" w:rsidRDefault="00172763" w:rsidP="00463761">
      <w:pPr>
        <w:jc w:val="center"/>
        <w:rPr>
          <w:sz w:val="24"/>
          <w:szCs w:val="24"/>
          <w:lang w:val="en-ID"/>
        </w:rPr>
      </w:pPr>
    </w:p>
    <w:p w:rsidR="00172763" w:rsidRDefault="0022655C" w:rsidP="00463761">
      <w:pPr>
        <w:jc w:val="center"/>
        <w:rPr>
          <w:sz w:val="24"/>
          <w:szCs w:val="24"/>
          <w:lang w:val="en-ID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B2E81F" wp14:editId="1B7FDB42">
                <wp:simplePos x="0" y="0"/>
                <wp:positionH relativeFrom="column">
                  <wp:posOffset>2350567</wp:posOffset>
                </wp:positionH>
                <wp:positionV relativeFrom="paragraph">
                  <wp:posOffset>230505</wp:posOffset>
                </wp:positionV>
                <wp:extent cx="914400" cy="2567940"/>
                <wp:effectExtent l="0" t="0" r="10795" b="2286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679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655C" w:rsidRPr="0022655C" w:rsidRDefault="0022655C" w:rsidP="0022655C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proofErr w:type="gramStart"/>
                            <w:r w:rsidRPr="0022655C">
                              <w:rPr>
                                <w:sz w:val="24"/>
                              </w:rPr>
                              <w:t>class</w:t>
                            </w:r>
                            <w:proofErr w:type="gramEnd"/>
                            <w:r w:rsidRPr="0022655C">
                              <w:rPr>
                                <w:sz w:val="24"/>
                              </w:rPr>
                              <w:t xml:space="preserve"> game()</w:t>
                            </w:r>
                          </w:p>
                          <w:p w:rsidR="0022655C" w:rsidRPr="0022655C" w:rsidRDefault="0022655C">
                            <w:pPr>
                              <w:rPr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 w:rsidRPr="0022655C">
                              <w:rPr>
                                <w:sz w:val="24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22655C">
                              <w:rPr>
                                <w:sz w:val="24"/>
                              </w:rPr>
                              <w:t xml:space="preserve"> __</w:t>
                            </w:r>
                            <w:proofErr w:type="spellStart"/>
                            <w:r w:rsidRPr="0022655C">
                              <w:rPr>
                                <w:sz w:val="24"/>
                              </w:rPr>
                              <w:t>init</w:t>
                            </w:r>
                            <w:proofErr w:type="spellEnd"/>
                            <w:r w:rsidRPr="0022655C">
                              <w:rPr>
                                <w:sz w:val="24"/>
                              </w:rPr>
                              <w:t>__(</w:t>
                            </w:r>
                            <w:proofErr w:type="spellStart"/>
                            <w:r w:rsidRPr="0022655C">
                              <w:rPr>
                                <w:sz w:val="24"/>
                              </w:rPr>
                              <w:t>self,speed</w:t>
                            </w:r>
                            <w:proofErr w:type="spellEnd"/>
                            <w:r w:rsidRPr="0022655C">
                              <w:rPr>
                                <w:sz w:val="24"/>
                              </w:rPr>
                              <w:t>, size=1)</w:t>
                            </w:r>
                          </w:p>
                          <w:p w:rsidR="0022655C" w:rsidRPr="0022655C" w:rsidRDefault="0022655C">
                            <w:pPr>
                              <w:rPr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 w:rsidRPr="0022655C">
                              <w:rPr>
                                <w:sz w:val="24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22655C">
                              <w:rPr>
                                <w:sz w:val="24"/>
                              </w:rPr>
                              <w:t xml:space="preserve"> over(self)</w:t>
                            </w:r>
                          </w:p>
                          <w:p w:rsidR="0022655C" w:rsidRPr="0022655C" w:rsidRDefault="0022655C">
                            <w:pPr>
                              <w:rPr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 w:rsidRPr="0022655C">
                              <w:rPr>
                                <w:sz w:val="24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22655C">
                              <w:rPr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2655C">
                              <w:rPr>
                                <w:sz w:val="24"/>
                              </w:rPr>
                              <w:t>make_button</w:t>
                            </w:r>
                            <w:proofErr w:type="spellEnd"/>
                            <w:r w:rsidRPr="0022655C">
                              <w:rPr>
                                <w:sz w:val="24"/>
                              </w:rPr>
                              <w:t xml:space="preserve">(self, </w:t>
                            </w:r>
                            <w:proofErr w:type="spellStart"/>
                            <w:r w:rsidRPr="0022655C">
                              <w:rPr>
                                <w:sz w:val="24"/>
                              </w:rPr>
                              <w:t>pos</w:t>
                            </w:r>
                            <w:proofErr w:type="spellEnd"/>
                            <w:r w:rsidRPr="0022655C">
                              <w:rPr>
                                <w:sz w:val="24"/>
                              </w:rPr>
                              <w:t xml:space="preserve">, text, color, </w:t>
                            </w:r>
                          </w:p>
                          <w:p w:rsidR="0022655C" w:rsidRPr="0022655C" w:rsidRDefault="0022655C">
                            <w:pPr>
                              <w:rPr>
                                <w:sz w:val="24"/>
                              </w:rPr>
                            </w:pPr>
                            <w:proofErr w:type="gramStart"/>
                            <w:r w:rsidRPr="0022655C">
                              <w:rPr>
                                <w:sz w:val="24"/>
                              </w:rPr>
                              <w:t>action=</w:t>
                            </w:r>
                            <w:proofErr w:type="gramEnd"/>
                            <w:r w:rsidRPr="0022655C">
                              <w:rPr>
                                <w:sz w:val="24"/>
                              </w:rPr>
                              <w:t xml:space="preserve">None, </w:t>
                            </w:r>
                            <w:proofErr w:type="spellStart"/>
                            <w:r w:rsidRPr="0022655C">
                              <w:rPr>
                                <w:sz w:val="24"/>
                              </w:rPr>
                              <w:t>textsize</w:t>
                            </w:r>
                            <w:proofErr w:type="spellEnd"/>
                            <w:r w:rsidRPr="0022655C">
                              <w:rPr>
                                <w:sz w:val="24"/>
                              </w:rPr>
                              <w:t>=20)</w:t>
                            </w:r>
                          </w:p>
                          <w:p w:rsidR="0022655C" w:rsidRPr="0022655C" w:rsidRDefault="0022655C">
                            <w:pPr>
                              <w:rPr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 w:rsidRPr="0022655C">
                              <w:rPr>
                                <w:sz w:val="24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22655C">
                              <w:rPr>
                                <w:sz w:val="24"/>
                              </w:rPr>
                              <w:t xml:space="preserve"> reset(self)</w:t>
                            </w:r>
                          </w:p>
                          <w:p w:rsidR="0022655C" w:rsidRPr="0022655C" w:rsidRDefault="0022655C">
                            <w:pPr>
                              <w:rPr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 w:rsidRPr="0022655C">
                              <w:rPr>
                                <w:sz w:val="24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22655C">
                              <w:rPr>
                                <w:sz w:val="24"/>
                              </w:rPr>
                              <w:t xml:space="preserve"> loop(self)</w:t>
                            </w:r>
                          </w:p>
                          <w:p w:rsidR="0022655C" w:rsidRPr="0022655C" w:rsidRDefault="0022655C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" o:spid="_x0000_s1029" type="#_x0000_t202" style="position:absolute;left:0;text-align:left;margin-left:185.1pt;margin-top:18.15pt;width:1in;height:202.2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" fillcolor="white [3201]" strokecolor="#4bacc6 [3208]" strokeweight="2pt">
                <v:textbox>
                  <w:txbxContent>
                    <w:p w:rsidR="0022655C" w:rsidRPr="0022655C" w:rsidRDefault="0022655C" w:rsidP="0022655C">
                      <w:pPr>
                        <w:jc w:val="center"/>
                        <w:rPr>
                          <w:sz w:val="24"/>
                        </w:rPr>
                      </w:pPr>
                      <w:proofErr w:type="gramStart"/>
                      <w:r w:rsidRPr="0022655C">
                        <w:rPr>
                          <w:sz w:val="24"/>
                        </w:rPr>
                        <w:t>class</w:t>
                      </w:r>
                      <w:proofErr w:type="gramEnd"/>
                      <w:r w:rsidRPr="0022655C">
                        <w:rPr>
                          <w:sz w:val="24"/>
                        </w:rPr>
                        <w:t xml:space="preserve"> game()</w:t>
                      </w:r>
                    </w:p>
                    <w:p w:rsidR="0022655C" w:rsidRPr="0022655C" w:rsidRDefault="0022655C">
                      <w:pPr>
                        <w:rPr>
                          <w:sz w:val="24"/>
                        </w:rPr>
                      </w:pPr>
                      <w:proofErr w:type="spellStart"/>
                      <w:proofErr w:type="gramStart"/>
                      <w:r w:rsidRPr="0022655C">
                        <w:rPr>
                          <w:sz w:val="24"/>
                        </w:rPr>
                        <w:t>def</w:t>
                      </w:r>
                      <w:proofErr w:type="spellEnd"/>
                      <w:proofErr w:type="gramEnd"/>
                      <w:r w:rsidRPr="0022655C">
                        <w:rPr>
                          <w:sz w:val="24"/>
                        </w:rPr>
                        <w:t xml:space="preserve"> __</w:t>
                      </w:r>
                      <w:proofErr w:type="spellStart"/>
                      <w:r w:rsidRPr="0022655C">
                        <w:rPr>
                          <w:sz w:val="24"/>
                        </w:rPr>
                        <w:t>init</w:t>
                      </w:r>
                      <w:proofErr w:type="spellEnd"/>
                      <w:r w:rsidRPr="0022655C">
                        <w:rPr>
                          <w:sz w:val="24"/>
                        </w:rPr>
                        <w:t>__(</w:t>
                      </w:r>
                      <w:proofErr w:type="spellStart"/>
                      <w:r w:rsidRPr="0022655C">
                        <w:rPr>
                          <w:sz w:val="24"/>
                        </w:rPr>
                        <w:t>self,speed</w:t>
                      </w:r>
                      <w:proofErr w:type="spellEnd"/>
                      <w:r w:rsidRPr="0022655C">
                        <w:rPr>
                          <w:sz w:val="24"/>
                        </w:rPr>
                        <w:t>, size=1)</w:t>
                      </w:r>
                    </w:p>
                    <w:p w:rsidR="0022655C" w:rsidRPr="0022655C" w:rsidRDefault="0022655C">
                      <w:pPr>
                        <w:rPr>
                          <w:sz w:val="24"/>
                        </w:rPr>
                      </w:pPr>
                      <w:proofErr w:type="spellStart"/>
                      <w:proofErr w:type="gramStart"/>
                      <w:r w:rsidRPr="0022655C">
                        <w:rPr>
                          <w:sz w:val="24"/>
                        </w:rPr>
                        <w:t>def</w:t>
                      </w:r>
                      <w:proofErr w:type="spellEnd"/>
                      <w:proofErr w:type="gramEnd"/>
                      <w:r w:rsidRPr="0022655C">
                        <w:rPr>
                          <w:sz w:val="24"/>
                        </w:rPr>
                        <w:t xml:space="preserve"> over(self)</w:t>
                      </w:r>
                    </w:p>
                    <w:p w:rsidR="0022655C" w:rsidRPr="0022655C" w:rsidRDefault="0022655C">
                      <w:pPr>
                        <w:rPr>
                          <w:sz w:val="24"/>
                        </w:rPr>
                      </w:pPr>
                      <w:proofErr w:type="spellStart"/>
                      <w:proofErr w:type="gramStart"/>
                      <w:r w:rsidRPr="0022655C">
                        <w:rPr>
                          <w:sz w:val="24"/>
                        </w:rPr>
                        <w:t>def</w:t>
                      </w:r>
                      <w:proofErr w:type="spellEnd"/>
                      <w:proofErr w:type="gramEnd"/>
                      <w:r w:rsidRPr="0022655C">
                        <w:rPr>
                          <w:sz w:val="24"/>
                        </w:rPr>
                        <w:t xml:space="preserve"> </w:t>
                      </w:r>
                      <w:proofErr w:type="spellStart"/>
                      <w:r w:rsidRPr="0022655C">
                        <w:rPr>
                          <w:sz w:val="24"/>
                        </w:rPr>
                        <w:t>make_button</w:t>
                      </w:r>
                      <w:proofErr w:type="spellEnd"/>
                      <w:r w:rsidRPr="0022655C">
                        <w:rPr>
                          <w:sz w:val="24"/>
                        </w:rPr>
                        <w:t xml:space="preserve">(self, </w:t>
                      </w:r>
                      <w:proofErr w:type="spellStart"/>
                      <w:r w:rsidRPr="0022655C">
                        <w:rPr>
                          <w:sz w:val="24"/>
                        </w:rPr>
                        <w:t>pos</w:t>
                      </w:r>
                      <w:proofErr w:type="spellEnd"/>
                      <w:r w:rsidRPr="0022655C">
                        <w:rPr>
                          <w:sz w:val="24"/>
                        </w:rPr>
                        <w:t xml:space="preserve">, text, color, </w:t>
                      </w:r>
                    </w:p>
                    <w:p w:rsidR="0022655C" w:rsidRPr="0022655C" w:rsidRDefault="0022655C">
                      <w:pPr>
                        <w:rPr>
                          <w:sz w:val="24"/>
                        </w:rPr>
                      </w:pPr>
                      <w:proofErr w:type="gramStart"/>
                      <w:r w:rsidRPr="0022655C">
                        <w:rPr>
                          <w:sz w:val="24"/>
                        </w:rPr>
                        <w:t>action=</w:t>
                      </w:r>
                      <w:proofErr w:type="gramEnd"/>
                      <w:r w:rsidRPr="0022655C">
                        <w:rPr>
                          <w:sz w:val="24"/>
                        </w:rPr>
                        <w:t xml:space="preserve">None, </w:t>
                      </w:r>
                      <w:proofErr w:type="spellStart"/>
                      <w:r w:rsidRPr="0022655C">
                        <w:rPr>
                          <w:sz w:val="24"/>
                        </w:rPr>
                        <w:t>textsize</w:t>
                      </w:r>
                      <w:proofErr w:type="spellEnd"/>
                      <w:r w:rsidRPr="0022655C">
                        <w:rPr>
                          <w:sz w:val="24"/>
                        </w:rPr>
                        <w:t>=20)</w:t>
                      </w:r>
                    </w:p>
                    <w:p w:rsidR="0022655C" w:rsidRPr="0022655C" w:rsidRDefault="0022655C">
                      <w:pPr>
                        <w:rPr>
                          <w:sz w:val="24"/>
                        </w:rPr>
                      </w:pPr>
                      <w:proofErr w:type="spellStart"/>
                      <w:proofErr w:type="gramStart"/>
                      <w:r w:rsidRPr="0022655C">
                        <w:rPr>
                          <w:sz w:val="24"/>
                        </w:rPr>
                        <w:t>def</w:t>
                      </w:r>
                      <w:proofErr w:type="spellEnd"/>
                      <w:proofErr w:type="gramEnd"/>
                      <w:r w:rsidRPr="0022655C">
                        <w:rPr>
                          <w:sz w:val="24"/>
                        </w:rPr>
                        <w:t xml:space="preserve"> reset(self)</w:t>
                      </w:r>
                    </w:p>
                    <w:p w:rsidR="0022655C" w:rsidRPr="0022655C" w:rsidRDefault="0022655C">
                      <w:pPr>
                        <w:rPr>
                          <w:sz w:val="24"/>
                        </w:rPr>
                      </w:pPr>
                      <w:proofErr w:type="spellStart"/>
                      <w:proofErr w:type="gramStart"/>
                      <w:r w:rsidRPr="0022655C">
                        <w:rPr>
                          <w:sz w:val="24"/>
                        </w:rPr>
                        <w:t>def</w:t>
                      </w:r>
                      <w:proofErr w:type="spellEnd"/>
                      <w:proofErr w:type="gramEnd"/>
                      <w:r w:rsidRPr="0022655C">
                        <w:rPr>
                          <w:sz w:val="24"/>
                        </w:rPr>
                        <w:t xml:space="preserve"> loop(self)</w:t>
                      </w:r>
                    </w:p>
                    <w:p w:rsidR="0022655C" w:rsidRPr="0022655C" w:rsidRDefault="0022655C">
                      <w:pPr>
                        <w:rPr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72763" w:rsidRDefault="00B356D2" w:rsidP="00463761">
      <w:pPr>
        <w:jc w:val="center"/>
        <w:rPr>
          <w:sz w:val="24"/>
          <w:szCs w:val="24"/>
          <w:lang w:val="en-ID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E6382D7" wp14:editId="4A9F5B61">
                <wp:simplePos x="0" y="0"/>
                <wp:positionH relativeFrom="column">
                  <wp:posOffset>2343880</wp:posOffset>
                </wp:positionH>
                <wp:positionV relativeFrom="paragraph">
                  <wp:posOffset>201281</wp:posOffset>
                </wp:positionV>
                <wp:extent cx="2589732" cy="0"/>
                <wp:effectExtent l="38100" t="38100" r="58420" b="952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9732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6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4.55pt,15.85pt" to="388.4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" strokecolor="#4bacc6 [3208]" strokeweight="2pt">
                <v:shadow on="t" color="black" opacity="24903f" origin=",.5" offset="0,.55556mm"/>
              </v:line>
            </w:pict>
          </mc:Fallback>
        </mc:AlternateContent>
      </w:r>
    </w:p>
    <w:p w:rsidR="00172763" w:rsidRDefault="00172763" w:rsidP="00463761">
      <w:pPr>
        <w:jc w:val="center"/>
        <w:rPr>
          <w:sz w:val="24"/>
          <w:szCs w:val="24"/>
          <w:lang w:val="en-ID"/>
        </w:rPr>
      </w:pPr>
    </w:p>
    <w:p w:rsidR="00172763" w:rsidRDefault="00172763" w:rsidP="00463761">
      <w:pPr>
        <w:jc w:val="center"/>
        <w:rPr>
          <w:sz w:val="24"/>
          <w:szCs w:val="24"/>
          <w:lang w:val="en-ID"/>
        </w:rPr>
      </w:pPr>
    </w:p>
    <w:p w:rsidR="00172763" w:rsidRDefault="00172763" w:rsidP="00463761">
      <w:pPr>
        <w:jc w:val="center"/>
        <w:rPr>
          <w:sz w:val="24"/>
          <w:szCs w:val="24"/>
          <w:lang w:val="en-ID"/>
        </w:rPr>
      </w:pPr>
    </w:p>
    <w:p w:rsidR="00172763" w:rsidRDefault="00172763" w:rsidP="00463761">
      <w:pPr>
        <w:jc w:val="center"/>
        <w:rPr>
          <w:sz w:val="24"/>
          <w:szCs w:val="24"/>
          <w:lang w:val="en-ID"/>
        </w:rPr>
      </w:pPr>
    </w:p>
    <w:p w:rsidR="00172763" w:rsidRDefault="00172763" w:rsidP="00463761">
      <w:pPr>
        <w:jc w:val="center"/>
        <w:rPr>
          <w:sz w:val="24"/>
          <w:szCs w:val="24"/>
          <w:lang w:val="en-ID"/>
        </w:rPr>
      </w:pPr>
    </w:p>
    <w:p w:rsidR="00172763" w:rsidRDefault="00172763" w:rsidP="00463761">
      <w:pPr>
        <w:jc w:val="center"/>
        <w:rPr>
          <w:sz w:val="24"/>
          <w:szCs w:val="24"/>
          <w:lang w:val="en-ID"/>
        </w:rPr>
      </w:pPr>
    </w:p>
    <w:p w:rsidR="00172763" w:rsidRDefault="0022655C" w:rsidP="00463761">
      <w:pPr>
        <w:jc w:val="center"/>
        <w:rPr>
          <w:sz w:val="24"/>
          <w:szCs w:val="24"/>
          <w:lang w:val="en-ID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21FF99" wp14:editId="42577EA7">
                <wp:simplePos x="0" y="0"/>
                <wp:positionH relativeFrom="column">
                  <wp:posOffset>836092</wp:posOffset>
                </wp:positionH>
                <wp:positionV relativeFrom="paragraph">
                  <wp:posOffset>246866</wp:posOffset>
                </wp:positionV>
                <wp:extent cx="914400" cy="4134256"/>
                <wp:effectExtent l="0" t="0" r="27305" b="1905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13425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655C" w:rsidRDefault="0022655C" w:rsidP="0022655C">
                            <w:pPr>
                              <w:jc w:val="center"/>
                            </w:pPr>
                            <w:proofErr w:type="gramStart"/>
                            <w:r w:rsidRPr="0022655C">
                              <w:t>class</w:t>
                            </w:r>
                            <w:proofErr w:type="gramEnd"/>
                            <w:r w:rsidRPr="0022655C">
                              <w:t xml:space="preserve"> </w:t>
                            </w:r>
                            <w:proofErr w:type="spellStart"/>
                            <w:r w:rsidRPr="0022655C">
                              <w:t>startmenu</w:t>
                            </w:r>
                            <w:proofErr w:type="spellEnd"/>
                            <w:r w:rsidRPr="0022655C">
                              <w:t>()</w:t>
                            </w:r>
                          </w:p>
                          <w:p w:rsidR="0022655C" w:rsidRDefault="0022655C">
                            <w:proofErr w:type="spellStart"/>
                            <w:proofErr w:type="gramStart"/>
                            <w:r w:rsidRPr="0022655C">
                              <w:t>def</w:t>
                            </w:r>
                            <w:proofErr w:type="spellEnd"/>
                            <w:proofErr w:type="gramEnd"/>
                            <w:r w:rsidRPr="0022655C">
                              <w:t xml:space="preserve"> __</w:t>
                            </w:r>
                            <w:proofErr w:type="spellStart"/>
                            <w:r w:rsidRPr="0022655C">
                              <w:t>init</w:t>
                            </w:r>
                            <w:proofErr w:type="spellEnd"/>
                            <w:r w:rsidRPr="0022655C">
                              <w:t>__(self)</w:t>
                            </w:r>
                          </w:p>
                          <w:p w:rsidR="0022655C" w:rsidRDefault="0022655C">
                            <w:proofErr w:type="spellStart"/>
                            <w:proofErr w:type="gramStart"/>
                            <w:r w:rsidRPr="0022655C">
                              <w:t>def</w:t>
                            </w:r>
                            <w:proofErr w:type="spellEnd"/>
                            <w:proofErr w:type="gramEnd"/>
                            <w:r w:rsidRPr="0022655C">
                              <w:t xml:space="preserve"> </w:t>
                            </w:r>
                            <w:proofErr w:type="spellStart"/>
                            <w:r w:rsidRPr="0022655C">
                              <w:t>make_text</w:t>
                            </w:r>
                            <w:proofErr w:type="spellEnd"/>
                            <w:r w:rsidRPr="0022655C">
                              <w:t>(self, x, y, text, size=20, color = (0,0,0), a = False)</w:t>
                            </w:r>
                          </w:p>
                          <w:p w:rsidR="0022655C" w:rsidRDefault="0022655C">
                            <w:proofErr w:type="spellStart"/>
                            <w:proofErr w:type="gramStart"/>
                            <w:r w:rsidRPr="0022655C">
                              <w:t>def</w:t>
                            </w:r>
                            <w:proofErr w:type="spellEnd"/>
                            <w:proofErr w:type="gramEnd"/>
                            <w:r w:rsidRPr="0022655C">
                              <w:t xml:space="preserve"> </w:t>
                            </w:r>
                            <w:proofErr w:type="spellStart"/>
                            <w:r w:rsidRPr="0022655C">
                              <w:t>make_button</w:t>
                            </w:r>
                            <w:proofErr w:type="spellEnd"/>
                            <w:r w:rsidRPr="0022655C">
                              <w:t xml:space="preserve">(self, </w:t>
                            </w:r>
                            <w:proofErr w:type="spellStart"/>
                            <w:r w:rsidRPr="0022655C">
                              <w:t>pos</w:t>
                            </w:r>
                            <w:proofErr w:type="spellEnd"/>
                            <w:r w:rsidRPr="0022655C">
                              <w:t xml:space="preserve">, text, color, action=None, </w:t>
                            </w:r>
                            <w:proofErr w:type="spellStart"/>
                            <w:r w:rsidRPr="0022655C">
                              <w:t>textsize</w:t>
                            </w:r>
                            <w:proofErr w:type="spellEnd"/>
                            <w:r w:rsidRPr="0022655C">
                              <w:t>=20)</w:t>
                            </w:r>
                          </w:p>
                          <w:p w:rsidR="0022655C" w:rsidRDefault="0022655C">
                            <w:proofErr w:type="spellStart"/>
                            <w:proofErr w:type="gramStart"/>
                            <w:r w:rsidRPr="0022655C">
                              <w:t>def</w:t>
                            </w:r>
                            <w:proofErr w:type="spellEnd"/>
                            <w:proofErr w:type="gramEnd"/>
                            <w:r w:rsidRPr="0022655C">
                              <w:t xml:space="preserve"> </w:t>
                            </w:r>
                            <w:proofErr w:type="spellStart"/>
                            <w:r w:rsidRPr="0022655C">
                              <w:t>mainloop</w:t>
                            </w:r>
                            <w:proofErr w:type="spellEnd"/>
                            <w:r w:rsidRPr="0022655C">
                              <w:t>(self)</w:t>
                            </w:r>
                          </w:p>
                          <w:p w:rsidR="0022655C" w:rsidRDefault="0022655C">
                            <w:proofErr w:type="spellStart"/>
                            <w:proofErr w:type="gramStart"/>
                            <w:r w:rsidRPr="0022655C">
                              <w:t>def</w:t>
                            </w:r>
                            <w:proofErr w:type="spellEnd"/>
                            <w:proofErr w:type="gramEnd"/>
                            <w:r w:rsidRPr="0022655C">
                              <w:t xml:space="preserve"> start(self)</w:t>
                            </w:r>
                          </w:p>
                          <w:p w:rsidR="0022655C" w:rsidRDefault="0022655C">
                            <w:proofErr w:type="spellStart"/>
                            <w:proofErr w:type="gramStart"/>
                            <w:r w:rsidRPr="0022655C">
                              <w:t>def</w:t>
                            </w:r>
                            <w:proofErr w:type="spellEnd"/>
                            <w:proofErr w:type="gramEnd"/>
                            <w:r w:rsidRPr="0022655C">
                              <w:t xml:space="preserve"> start3(self)</w:t>
                            </w:r>
                          </w:p>
                          <w:p w:rsidR="0022655C" w:rsidRDefault="0022655C">
                            <w:proofErr w:type="spellStart"/>
                            <w:proofErr w:type="gramStart"/>
                            <w:r>
                              <w:t>def</w:t>
                            </w:r>
                            <w:proofErr w:type="spellEnd"/>
                            <w:proofErr w:type="gramEnd"/>
                            <w:r>
                              <w:t xml:space="preserve"> start4</w:t>
                            </w:r>
                            <w:r w:rsidRPr="0022655C">
                              <w:t>(self)</w:t>
                            </w:r>
                          </w:p>
                          <w:p w:rsidR="0022655C" w:rsidRDefault="0022655C">
                            <w:proofErr w:type="spellStart"/>
                            <w:proofErr w:type="gramStart"/>
                            <w:r>
                              <w:t>def</w:t>
                            </w:r>
                            <w:proofErr w:type="spellEnd"/>
                            <w:proofErr w:type="gramEnd"/>
                            <w:r>
                              <w:t xml:space="preserve"> e</w:t>
                            </w:r>
                            <w:r w:rsidRPr="0022655C">
                              <w:t>(self)</w:t>
                            </w:r>
                          </w:p>
                          <w:p w:rsidR="0022655C" w:rsidRDefault="0022655C">
                            <w:proofErr w:type="spellStart"/>
                            <w:proofErr w:type="gramStart"/>
                            <w:r>
                              <w:t>def</w:t>
                            </w:r>
                            <w:proofErr w:type="spellEnd"/>
                            <w:proofErr w:type="gramEnd"/>
                            <w:r>
                              <w:t xml:space="preserve"> n</w:t>
                            </w:r>
                            <w:r w:rsidRPr="0022655C">
                              <w:t>(self)</w:t>
                            </w:r>
                          </w:p>
                          <w:p w:rsidR="0022655C" w:rsidRDefault="0022655C">
                            <w:proofErr w:type="spellStart"/>
                            <w:proofErr w:type="gramStart"/>
                            <w:r>
                              <w:t>def</w:t>
                            </w:r>
                            <w:proofErr w:type="spellEnd"/>
                            <w:proofErr w:type="gramEnd"/>
                            <w:r>
                              <w:t xml:space="preserve"> h</w:t>
                            </w:r>
                            <w:r w:rsidRPr="0022655C">
                              <w:t>(self)</w:t>
                            </w:r>
                          </w:p>
                          <w:p w:rsidR="0022655C" w:rsidRDefault="0022655C" w:rsidP="0022655C">
                            <w:proofErr w:type="spellStart"/>
                            <w:proofErr w:type="gramStart"/>
                            <w:r>
                              <w:t>def</w:t>
                            </w:r>
                            <w:proofErr w:type="spellEnd"/>
                            <w:proofErr w:type="gramEnd"/>
                            <w:r>
                              <w:t xml:space="preserve"> ex</w:t>
                            </w:r>
                            <w:r w:rsidRPr="0022655C">
                              <w:t>(self)</w:t>
                            </w:r>
                          </w:p>
                          <w:p w:rsidR="0022655C" w:rsidRDefault="0022655C" w:rsidP="0022655C">
                            <w:proofErr w:type="spellStart"/>
                            <w:proofErr w:type="gramStart"/>
                            <w:r>
                              <w:t>def</w:t>
                            </w:r>
                            <w:proofErr w:type="spellEnd"/>
                            <w:proofErr w:type="gramEnd"/>
                            <w:r>
                              <w:t xml:space="preserve"> ex</w:t>
                            </w:r>
                            <w:r>
                              <w:t>it</w:t>
                            </w:r>
                            <w:r w:rsidRPr="0022655C">
                              <w:t>(self)</w:t>
                            </w:r>
                          </w:p>
                          <w:p w:rsidR="0022655C" w:rsidRDefault="0022655C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" o:spid="_x0000_s1030" type="#_x0000_t202" style="position:absolute;left:0;text-align:left;margin-left:65.85pt;margin-top:19.45pt;width:1in;height:325.55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" fillcolor="white [3201]" strokecolor="#4bacc6 [3208]" strokeweight="2pt">
                <v:textbox>
                  <w:txbxContent>
                    <w:p w:rsidR="0022655C" w:rsidRDefault="0022655C" w:rsidP="0022655C">
                      <w:pPr>
                        <w:jc w:val="center"/>
                      </w:pPr>
                      <w:proofErr w:type="gramStart"/>
                      <w:r w:rsidRPr="0022655C">
                        <w:t>class</w:t>
                      </w:r>
                      <w:proofErr w:type="gramEnd"/>
                      <w:r w:rsidRPr="0022655C">
                        <w:t xml:space="preserve"> </w:t>
                      </w:r>
                      <w:proofErr w:type="spellStart"/>
                      <w:r w:rsidRPr="0022655C">
                        <w:t>startmenu</w:t>
                      </w:r>
                      <w:proofErr w:type="spellEnd"/>
                      <w:r w:rsidRPr="0022655C">
                        <w:t>()</w:t>
                      </w:r>
                    </w:p>
                    <w:p w:rsidR="0022655C" w:rsidRDefault="0022655C">
                      <w:proofErr w:type="spellStart"/>
                      <w:proofErr w:type="gramStart"/>
                      <w:r w:rsidRPr="0022655C">
                        <w:t>def</w:t>
                      </w:r>
                      <w:proofErr w:type="spellEnd"/>
                      <w:proofErr w:type="gramEnd"/>
                      <w:r w:rsidRPr="0022655C">
                        <w:t xml:space="preserve"> __</w:t>
                      </w:r>
                      <w:proofErr w:type="spellStart"/>
                      <w:r w:rsidRPr="0022655C">
                        <w:t>init</w:t>
                      </w:r>
                      <w:proofErr w:type="spellEnd"/>
                      <w:r w:rsidRPr="0022655C">
                        <w:t>__(self)</w:t>
                      </w:r>
                    </w:p>
                    <w:p w:rsidR="0022655C" w:rsidRDefault="0022655C">
                      <w:proofErr w:type="spellStart"/>
                      <w:proofErr w:type="gramStart"/>
                      <w:r w:rsidRPr="0022655C">
                        <w:t>def</w:t>
                      </w:r>
                      <w:proofErr w:type="spellEnd"/>
                      <w:proofErr w:type="gramEnd"/>
                      <w:r w:rsidRPr="0022655C">
                        <w:t xml:space="preserve"> </w:t>
                      </w:r>
                      <w:proofErr w:type="spellStart"/>
                      <w:r w:rsidRPr="0022655C">
                        <w:t>make_text</w:t>
                      </w:r>
                      <w:proofErr w:type="spellEnd"/>
                      <w:r w:rsidRPr="0022655C">
                        <w:t>(self, x, y, text, size=20, color = (0,0,0), a = False)</w:t>
                      </w:r>
                    </w:p>
                    <w:p w:rsidR="0022655C" w:rsidRDefault="0022655C">
                      <w:proofErr w:type="spellStart"/>
                      <w:proofErr w:type="gramStart"/>
                      <w:r w:rsidRPr="0022655C">
                        <w:t>def</w:t>
                      </w:r>
                      <w:proofErr w:type="spellEnd"/>
                      <w:proofErr w:type="gramEnd"/>
                      <w:r w:rsidRPr="0022655C">
                        <w:t xml:space="preserve"> </w:t>
                      </w:r>
                      <w:proofErr w:type="spellStart"/>
                      <w:r w:rsidRPr="0022655C">
                        <w:t>make_button</w:t>
                      </w:r>
                      <w:proofErr w:type="spellEnd"/>
                      <w:r w:rsidRPr="0022655C">
                        <w:t xml:space="preserve">(self, </w:t>
                      </w:r>
                      <w:proofErr w:type="spellStart"/>
                      <w:r w:rsidRPr="0022655C">
                        <w:t>pos</w:t>
                      </w:r>
                      <w:proofErr w:type="spellEnd"/>
                      <w:r w:rsidRPr="0022655C">
                        <w:t xml:space="preserve">, text, color, action=None, </w:t>
                      </w:r>
                      <w:proofErr w:type="spellStart"/>
                      <w:r w:rsidRPr="0022655C">
                        <w:t>textsize</w:t>
                      </w:r>
                      <w:proofErr w:type="spellEnd"/>
                      <w:r w:rsidRPr="0022655C">
                        <w:t>=20)</w:t>
                      </w:r>
                    </w:p>
                    <w:p w:rsidR="0022655C" w:rsidRDefault="0022655C">
                      <w:proofErr w:type="spellStart"/>
                      <w:proofErr w:type="gramStart"/>
                      <w:r w:rsidRPr="0022655C">
                        <w:t>def</w:t>
                      </w:r>
                      <w:proofErr w:type="spellEnd"/>
                      <w:proofErr w:type="gramEnd"/>
                      <w:r w:rsidRPr="0022655C">
                        <w:t xml:space="preserve"> </w:t>
                      </w:r>
                      <w:proofErr w:type="spellStart"/>
                      <w:r w:rsidRPr="0022655C">
                        <w:t>mainloop</w:t>
                      </w:r>
                      <w:proofErr w:type="spellEnd"/>
                      <w:r w:rsidRPr="0022655C">
                        <w:t>(self)</w:t>
                      </w:r>
                    </w:p>
                    <w:p w:rsidR="0022655C" w:rsidRDefault="0022655C">
                      <w:proofErr w:type="spellStart"/>
                      <w:proofErr w:type="gramStart"/>
                      <w:r w:rsidRPr="0022655C">
                        <w:t>def</w:t>
                      </w:r>
                      <w:proofErr w:type="spellEnd"/>
                      <w:proofErr w:type="gramEnd"/>
                      <w:r w:rsidRPr="0022655C">
                        <w:t xml:space="preserve"> start(self)</w:t>
                      </w:r>
                    </w:p>
                    <w:p w:rsidR="0022655C" w:rsidRDefault="0022655C">
                      <w:proofErr w:type="spellStart"/>
                      <w:proofErr w:type="gramStart"/>
                      <w:r w:rsidRPr="0022655C">
                        <w:t>def</w:t>
                      </w:r>
                      <w:proofErr w:type="spellEnd"/>
                      <w:proofErr w:type="gramEnd"/>
                      <w:r w:rsidRPr="0022655C">
                        <w:t xml:space="preserve"> start3(self)</w:t>
                      </w:r>
                    </w:p>
                    <w:p w:rsidR="0022655C" w:rsidRDefault="0022655C">
                      <w:proofErr w:type="spellStart"/>
                      <w:proofErr w:type="gramStart"/>
                      <w:r>
                        <w:t>def</w:t>
                      </w:r>
                      <w:proofErr w:type="spellEnd"/>
                      <w:proofErr w:type="gramEnd"/>
                      <w:r>
                        <w:t xml:space="preserve"> start4</w:t>
                      </w:r>
                      <w:r w:rsidRPr="0022655C">
                        <w:t>(self)</w:t>
                      </w:r>
                    </w:p>
                    <w:p w:rsidR="0022655C" w:rsidRDefault="0022655C">
                      <w:proofErr w:type="spellStart"/>
                      <w:proofErr w:type="gramStart"/>
                      <w:r>
                        <w:t>def</w:t>
                      </w:r>
                      <w:proofErr w:type="spellEnd"/>
                      <w:proofErr w:type="gramEnd"/>
                      <w:r>
                        <w:t xml:space="preserve"> e</w:t>
                      </w:r>
                      <w:r w:rsidRPr="0022655C">
                        <w:t>(self)</w:t>
                      </w:r>
                    </w:p>
                    <w:p w:rsidR="0022655C" w:rsidRDefault="0022655C">
                      <w:proofErr w:type="spellStart"/>
                      <w:proofErr w:type="gramStart"/>
                      <w:r>
                        <w:t>def</w:t>
                      </w:r>
                      <w:proofErr w:type="spellEnd"/>
                      <w:proofErr w:type="gramEnd"/>
                      <w:r>
                        <w:t xml:space="preserve"> n</w:t>
                      </w:r>
                      <w:r w:rsidRPr="0022655C">
                        <w:t>(self)</w:t>
                      </w:r>
                    </w:p>
                    <w:p w:rsidR="0022655C" w:rsidRDefault="0022655C">
                      <w:proofErr w:type="spellStart"/>
                      <w:proofErr w:type="gramStart"/>
                      <w:r>
                        <w:t>def</w:t>
                      </w:r>
                      <w:proofErr w:type="spellEnd"/>
                      <w:proofErr w:type="gramEnd"/>
                      <w:r>
                        <w:t xml:space="preserve"> h</w:t>
                      </w:r>
                      <w:r w:rsidRPr="0022655C">
                        <w:t>(self)</w:t>
                      </w:r>
                    </w:p>
                    <w:p w:rsidR="0022655C" w:rsidRDefault="0022655C" w:rsidP="0022655C">
                      <w:proofErr w:type="spellStart"/>
                      <w:proofErr w:type="gramStart"/>
                      <w:r>
                        <w:t>def</w:t>
                      </w:r>
                      <w:proofErr w:type="spellEnd"/>
                      <w:proofErr w:type="gramEnd"/>
                      <w:r>
                        <w:t xml:space="preserve"> ex</w:t>
                      </w:r>
                      <w:r w:rsidRPr="0022655C">
                        <w:t>(self)</w:t>
                      </w:r>
                    </w:p>
                    <w:p w:rsidR="0022655C" w:rsidRDefault="0022655C" w:rsidP="0022655C">
                      <w:proofErr w:type="spellStart"/>
                      <w:proofErr w:type="gramStart"/>
                      <w:r>
                        <w:t>def</w:t>
                      </w:r>
                      <w:proofErr w:type="spellEnd"/>
                      <w:proofErr w:type="gramEnd"/>
                      <w:r>
                        <w:t xml:space="preserve"> ex</w:t>
                      </w:r>
                      <w:r>
                        <w:t>it</w:t>
                      </w:r>
                      <w:r w:rsidRPr="0022655C">
                        <w:t>(self)</w:t>
                      </w:r>
                    </w:p>
                    <w:p w:rsidR="0022655C" w:rsidRDefault="0022655C"/>
                  </w:txbxContent>
                </v:textbox>
              </v:shape>
            </w:pict>
          </mc:Fallback>
        </mc:AlternateContent>
      </w:r>
    </w:p>
    <w:p w:rsidR="00172763" w:rsidRDefault="00B356D2" w:rsidP="00463761">
      <w:pPr>
        <w:jc w:val="center"/>
        <w:rPr>
          <w:sz w:val="24"/>
          <w:szCs w:val="24"/>
          <w:lang w:val="en-ID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836092</wp:posOffset>
                </wp:positionH>
                <wp:positionV relativeFrom="paragraph">
                  <wp:posOffset>216981</wp:posOffset>
                </wp:positionV>
                <wp:extent cx="3896995" cy="0"/>
                <wp:effectExtent l="38100" t="38100" r="65405" b="9525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699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7" o:spid="_x0000_s1026" style="position:absolute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5.85pt,17.1pt" to="372.7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" strokecolor="#4bacc6 [3208]" strokeweight="2pt">
                <v:shadow on="t" color="black" opacity="24903f" origin=",.5" offset="0,.55556mm"/>
              </v:line>
            </w:pict>
          </mc:Fallback>
        </mc:AlternateContent>
      </w:r>
    </w:p>
    <w:p w:rsidR="00172763" w:rsidRDefault="00172763" w:rsidP="00463761">
      <w:pPr>
        <w:jc w:val="center"/>
        <w:rPr>
          <w:sz w:val="24"/>
          <w:szCs w:val="24"/>
          <w:lang w:val="en-ID"/>
        </w:rPr>
      </w:pPr>
    </w:p>
    <w:p w:rsidR="00C978A5" w:rsidRDefault="00C978A5">
      <w:pPr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br w:type="page"/>
      </w:r>
    </w:p>
    <w:p w:rsidR="00B356D2" w:rsidRPr="002D463F" w:rsidRDefault="00B356D2" w:rsidP="002D463F">
      <w:pPr>
        <w:jc w:val="center"/>
        <w:rPr>
          <w:rFonts w:ascii="Times New Roman" w:hAnsi="Times New Roman" w:cs="Times New Roman"/>
          <w:b/>
          <w:sz w:val="24"/>
        </w:rPr>
      </w:pPr>
      <w:proofErr w:type="gramStart"/>
      <w:r w:rsidRPr="002D463F">
        <w:rPr>
          <w:rFonts w:ascii="Times New Roman" w:hAnsi="Times New Roman" w:cs="Times New Roman"/>
          <w:b/>
          <w:sz w:val="24"/>
        </w:rPr>
        <w:lastRenderedPageBreak/>
        <w:t>class</w:t>
      </w:r>
      <w:proofErr w:type="gramEnd"/>
      <w:r w:rsidRPr="002D463F">
        <w:rPr>
          <w:rFonts w:ascii="Times New Roman" w:hAnsi="Times New Roman" w:cs="Times New Roman"/>
          <w:b/>
          <w:sz w:val="24"/>
        </w:rPr>
        <w:t xml:space="preserve"> snake()</w:t>
      </w:r>
    </w:p>
    <w:p w:rsidR="00B356D2" w:rsidRPr="002D463F" w:rsidRDefault="00B356D2" w:rsidP="00B356D2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2D463F">
        <w:rPr>
          <w:rFonts w:ascii="Times New Roman" w:hAnsi="Times New Roman" w:cs="Times New Roman"/>
          <w:sz w:val="24"/>
        </w:rPr>
        <w:t>untuk</w:t>
      </w:r>
      <w:proofErr w:type="spellEnd"/>
      <w:proofErr w:type="gramEnd"/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mengatur</w:t>
      </w:r>
      <w:proofErr w:type="spellEnd"/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pergerakan</w:t>
      </w:r>
      <w:proofErr w:type="spellEnd"/>
      <w:r w:rsidRPr="002D463F">
        <w:rPr>
          <w:rFonts w:ascii="Times New Roman" w:hAnsi="Times New Roman" w:cs="Times New Roman"/>
          <w:sz w:val="24"/>
        </w:rPr>
        <w:t xml:space="preserve"> snake</w:t>
      </w:r>
    </w:p>
    <w:p w:rsidR="00B356D2" w:rsidRPr="002D463F" w:rsidRDefault="00B356D2" w:rsidP="00B356D2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2D463F">
        <w:rPr>
          <w:rFonts w:ascii="Times New Roman" w:hAnsi="Times New Roman" w:cs="Times New Roman"/>
          <w:b/>
          <w:sz w:val="24"/>
        </w:rPr>
        <w:t>def</w:t>
      </w:r>
      <w:proofErr w:type="spellEnd"/>
      <w:proofErr w:type="gramEnd"/>
      <w:r w:rsidRPr="002D463F">
        <w:rPr>
          <w:rFonts w:ascii="Times New Roman" w:hAnsi="Times New Roman" w:cs="Times New Roman"/>
          <w:b/>
          <w:sz w:val="24"/>
        </w:rPr>
        <w:t xml:space="preserve"> right(self)</w:t>
      </w:r>
      <w:r w:rsidRPr="002D463F">
        <w:rPr>
          <w:rFonts w:ascii="Times New Roman" w:hAnsi="Times New Roman" w:cs="Times New Roman"/>
          <w:b/>
          <w:sz w:val="24"/>
        </w:rPr>
        <w:t>:</w:t>
      </w:r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untuk</w:t>
      </w:r>
      <w:proofErr w:type="spellEnd"/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mengatur</w:t>
      </w:r>
      <w:proofErr w:type="spellEnd"/>
      <w:r w:rsidRPr="002D463F">
        <w:rPr>
          <w:rFonts w:ascii="Times New Roman" w:hAnsi="Times New Roman" w:cs="Times New Roman"/>
          <w:sz w:val="24"/>
        </w:rPr>
        <w:t xml:space="preserve"> snake agar </w:t>
      </w:r>
      <w:proofErr w:type="spellStart"/>
      <w:r w:rsidRPr="002D463F">
        <w:rPr>
          <w:rFonts w:ascii="Times New Roman" w:hAnsi="Times New Roman" w:cs="Times New Roman"/>
          <w:sz w:val="24"/>
        </w:rPr>
        <w:t>bergerak</w:t>
      </w:r>
      <w:proofErr w:type="spellEnd"/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ke</w:t>
      </w:r>
      <w:proofErr w:type="spellEnd"/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kanan</w:t>
      </w:r>
      <w:proofErr w:type="spellEnd"/>
    </w:p>
    <w:p w:rsidR="00B356D2" w:rsidRPr="002D463F" w:rsidRDefault="00B356D2" w:rsidP="00B356D2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2D463F">
        <w:rPr>
          <w:rFonts w:ascii="Times New Roman" w:hAnsi="Times New Roman" w:cs="Times New Roman"/>
          <w:b/>
          <w:sz w:val="24"/>
        </w:rPr>
        <w:t>def</w:t>
      </w:r>
      <w:proofErr w:type="spellEnd"/>
      <w:proofErr w:type="gramEnd"/>
      <w:r w:rsidRPr="002D463F">
        <w:rPr>
          <w:rFonts w:ascii="Times New Roman" w:hAnsi="Times New Roman" w:cs="Times New Roman"/>
          <w:b/>
          <w:sz w:val="24"/>
        </w:rPr>
        <w:t xml:space="preserve"> left(self)</w:t>
      </w:r>
      <w:r w:rsidRPr="002D463F">
        <w:rPr>
          <w:rFonts w:ascii="Times New Roman" w:hAnsi="Times New Roman" w:cs="Times New Roman"/>
          <w:b/>
          <w:sz w:val="24"/>
        </w:rPr>
        <w:t>:</w:t>
      </w:r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untuk</w:t>
      </w:r>
      <w:proofErr w:type="spellEnd"/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menga</w:t>
      </w:r>
      <w:r w:rsidRPr="002D463F">
        <w:rPr>
          <w:rFonts w:ascii="Times New Roman" w:hAnsi="Times New Roman" w:cs="Times New Roman"/>
          <w:sz w:val="24"/>
        </w:rPr>
        <w:t>tur</w:t>
      </w:r>
      <w:proofErr w:type="spellEnd"/>
      <w:r w:rsidRPr="002D463F">
        <w:rPr>
          <w:rFonts w:ascii="Times New Roman" w:hAnsi="Times New Roman" w:cs="Times New Roman"/>
          <w:sz w:val="24"/>
        </w:rPr>
        <w:t xml:space="preserve"> snake agar </w:t>
      </w:r>
      <w:proofErr w:type="spellStart"/>
      <w:r w:rsidRPr="002D463F">
        <w:rPr>
          <w:rFonts w:ascii="Times New Roman" w:hAnsi="Times New Roman" w:cs="Times New Roman"/>
          <w:sz w:val="24"/>
        </w:rPr>
        <w:t>bergerak</w:t>
      </w:r>
      <w:proofErr w:type="spellEnd"/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ke</w:t>
      </w:r>
      <w:proofErr w:type="spellEnd"/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kiri</w:t>
      </w:r>
      <w:proofErr w:type="spellEnd"/>
    </w:p>
    <w:p w:rsidR="00B356D2" w:rsidRPr="002D463F" w:rsidRDefault="00B356D2" w:rsidP="00B356D2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2D463F">
        <w:rPr>
          <w:rFonts w:ascii="Times New Roman" w:hAnsi="Times New Roman" w:cs="Times New Roman"/>
          <w:b/>
          <w:sz w:val="24"/>
        </w:rPr>
        <w:t>def</w:t>
      </w:r>
      <w:proofErr w:type="spellEnd"/>
      <w:proofErr w:type="gramEnd"/>
      <w:r w:rsidRPr="002D463F">
        <w:rPr>
          <w:rFonts w:ascii="Times New Roman" w:hAnsi="Times New Roman" w:cs="Times New Roman"/>
          <w:b/>
          <w:sz w:val="24"/>
        </w:rPr>
        <w:t xml:space="preserve"> up(self)</w:t>
      </w:r>
      <w:r w:rsidRPr="002D463F">
        <w:rPr>
          <w:rFonts w:ascii="Times New Roman" w:hAnsi="Times New Roman" w:cs="Times New Roman"/>
          <w:b/>
          <w:sz w:val="24"/>
        </w:rPr>
        <w:t>:</w:t>
      </w:r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untuk</w:t>
      </w:r>
      <w:proofErr w:type="spellEnd"/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menga</w:t>
      </w:r>
      <w:r w:rsidRPr="002D463F">
        <w:rPr>
          <w:rFonts w:ascii="Times New Roman" w:hAnsi="Times New Roman" w:cs="Times New Roman"/>
          <w:sz w:val="24"/>
        </w:rPr>
        <w:t>tur</w:t>
      </w:r>
      <w:proofErr w:type="spellEnd"/>
      <w:r w:rsidRPr="002D463F">
        <w:rPr>
          <w:rFonts w:ascii="Times New Roman" w:hAnsi="Times New Roman" w:cs="Times New Roman"/>
          <w:sz w:val="24"/>
        </w:rPr>
        <w:t xml:space="preserve"> snake agar </w:t>
      </w:r>
      <w:proofErr w:type="spellStart"/>
      <w:r w:rsidRPr="002D463F">
        <w:rPr>
          <w:rFonts w:ascii="Times New Roman" w:hAnsi="Times New Roman" w:cs="Times New Roman"/>
          <w:sz w:val="24"/>
        </w:rPr>
        <w:t>bergerak</w:t>
      </w:r>
      <w:proofErr w:type="spellEnd"/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ke</w:t>
      </w:r>
      <w:proofErr w:type="spellEnd"/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atas</w:t>
      </w:r>
      <w:proofErr w:type="spellEnd"/>
    </w:p>
    <w:p w:rsidR="00B356D2" w:rsidRPr="002D463F" w:rsidRDefault="00B356D2" w:rsidP="00B356D2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2D463F">
        <w:rPr>
          <w:rFonts w:ascii="Times New Roman" w:hAnsi="Times New Roman" w:cs="Times New Roman"/>
          <w:b/>
          <w:sz w:val="24"/>
        </w:rPr>
        <w:t>def</w:t>
      </w:r>
      <w:proofErr w:type="spellEnd"/>
      <w:proofErr w:type="gramEnd"/>
      <w:r w:rsidRPr="002D463F">
        <w:rPr>
          <w:rFonts w:ascii="Times New Roman" w:hAnsi="Times New Roman" w:cs="Times New Roman"/>
          <w:b/>
          <w:sz w:val="24"/>
        </w:rPr>
        <w:t xml:space="preserve"> down(self)</w:t>
      </w:r>
      <w:r w:rsidRPr="002D463F">
        <w:rPr>
          <w:rFonts w:ascii="Times New Roman" w:hAnsi="Times New Roman" w:cs="Times New Roman"/>
          <w:b/>
          <w:sz w:val="24"/>
        </w:rPr>
        <w:t>:</w:t>
      </w:r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untuk</w:t>
      </w:r>
      <w:proofErr w:type="spellEnd"/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menga</w:t>
      </w:r>
      <w:r w:rsidRPr="002D463F">
        <w:rPr>
          <w:rFonts w:ascii="Times New Roman" w:hAnsi="Times New Roman" w:cs="Times New Roman"/>
          <w:sz w:val="24"/>
        </w:rPr>
        <w:t>tur</w:t>
      </w:r>
      <w:proofErr w:type="spellEnd"/>
      <w:r w:rsidRPr="002D463F">
        <w:rPr>
          <w:rFonts w:ascii="Times New Roman" w:hAnsi="Times New Roman" w:cs="Times New Roman"/>
          <w:sz w:val="24"/>
        </w:rPr>
        <w:t xml:space="preserve"> snake agar </w:t>
      </w:r>
      <w:proofErr w:type="spellStart"/>
      <w:r w:rsidRPr="002D463F">
        <w:rPr>
          <w:rFonts w:ascii="Times New Roman" w:hAnsi="Times New Roman" w:cs="Times New Roman"/>
          <w:sz w:val="24"/>
        </w:rPr>
        <w:t>bergerak</w:t>
      </w:r>
      <w:proofErr w:type="spellEnd"/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ke</w:t>
      </w:r>
      <w:proofErr w:type="spellEnd"/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bawah</w:t>
      </w:r>
      <w:proofErr w:type="spellEnd"/>
    </w:p>
    <w:p w:rsidR="00B356D2" w:rsidRPr="002D463F" w:rsidRDefault="00B356D2" w:rsidP="00B356D2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2D463F">
        <w:rPr>
          <w:rFonts w:ascii="Times New Roman" w:hAnsi="Times New Roman" w:cs="Times New Roman"/>
          <w:b/>
          <w:sz w:val="24"/>
        </w:rPr>
        <w:t>def</w:t>
      </w:r>
      <w:proofErr w:type="spellEnd"/>
      <w:proofErr w:type="gramEnd"/>
      <w:r w:rsidRPr="002D463F">
        <w:rPr>
          <w:rFonts w:ascii="Times New Roman" w:hAnsi="Times New Roman" w:cs="Times New Roman"/>
          <w:b/>
          <w:sz w:val="24"/>
        </w:rPr>
        <w:t xml:space="preserve"> update(self)</w:t>
      </w:r>
      <w:r w:rsidRPr="002D463F">
        <w:rPr>
          <w:rFonts w:ascii="Times New Roman" w:hAnsi="Times New Roman" w:cs="Times New Roman"/>
          <w:b/>
          <w:sz w:val="24"/>
        </w:rPr>
        <w:t>:</w:t>
      </w:r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untuk</w:t>
      </w:r>
      <w:proofErr w:type="spellEnd"/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meng</w:t>
      </w:r>
      <w:proofErr w:type="spellEnd"/>
      <w:r w:rsidRPr="002D463F">
        <w:rPr>
          <w:rFonts w:ascii="Times New Roman" w:hAnsi="Times New Roman" w:cs="Times New Roman"/>
          <w:sz w:val="24"/>
        </w:rPr>
        <w:t xml:space="preserve"> update snake </w:t>
      </w:r>
      <w:proofErr w:type="spellStart"/>
      <w:r w:rsidRPr="002D463F">
        <w:rPr>
          <w:rFonts w:ascii="Times New Roman" w:hAnsi="Times New Roman" w:cs="Times New Roman"/>
          <w:sz w:val="24"/>
        </w:rPr>
        <w:t>ketika</w:t>
      </w:r>
      <w:proofErr w:type="spellEnd"/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memakan</w:t>
      </w:r>
      <w:proofErr w:type="spellEnd"/>
      <w:r w:rsidRPr="002D463F">
        <w:rPr>
          <w:rFonts w:ascii="Times New Roman" w:hAnsi="Times New Roman" w:cs="Times New Roman"/>
          <w:sz w:val="24"/>
        </w:rPr>
        <w:t xml:space="preserve"> apple</w:t>
      </w:r>
    </w:p>
    <w:p w:rsidR="00B356D2" w:rsidRPr="002D463F" w:rsidRDefault="00B356D2" w:rsidP="00B356D2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2D463F">
        <w:rPr>
          <w:rFonts w:ascii="Times New Roman" w:hAnsi="Times New Roman" w:cs="Times New Roman"/>
          <w:b/>
          <w:sz w:val="24"/>
        </w:rPr>
        <w:t>def</w:t>
      </w:r>
      <w:proofErr w:type="spellEnd"/>
      <w:proofErr w:type="gramEnd"/>
      <w:r w:rsidRPr="002D463F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b/>
          <w:sz w:val="24"/>
        </w:rPr>
        <w:t>check_collisions</w:t>
      </w:r>
      <w:proofErr w:type="spellEnd"/>
      <w:r w:rsidRPr="002D463F">
        <w:rPr>
          <w:rFonts w:ascii="Times New Roman" w:hAnsi="Times New Roman" w:cs="Times New Roman"/>
          <w:b/>
          <w:sz w:val="24"/>
        </w:rPr>
        <w:t>(self, x)</w:t>
      </w:r>
      <w:r w:rsidRPr="002D463F">
        <w:rPr>
          <w:rFonts w:ascii="Times New Roman" w:hAnsi="Times New Roman" w:cs="Times New Roman"/>
          <w:b/>
          <w:sz w:val="24"/>
        </w:rPr>
        <w:t>:</w:t>
      </w:r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untuk</w:t>
      </w:r>
      <w:proofErr w:type="spellEnd"/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mengecek</w:t>
      </w:r>
      <w:proofErr w:type="spellEnd"/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tabrakan</w:t>
      </w:r>
      <w:proofErr w:type="spellEnd"/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dengan</w:t>
      </w:r>
      <w:proofErr w:type="spellEnd"/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dinding</w:t>
      </w:r>
      <w:proofErr w:type="spellEnd"/>
    </w:p>
    <w:p w:rsidR="00B356D2" w:rsidRPr="002D463F" w:rsidRDefault="00B356D2" w:rsidP="00B356D2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2D463F">
        <w:rPr>
          <w:rFonts w:ascii="Times New Roman" w:hAnsi="Times New Roman" w:cs="Times New Roman"/>
          <w:b/>
          <w:sz w:val="24"/>
        </w:rPr>
        <w:t>def</w:t>
      </w:r>
      <w:proofErr w:type="spellEnd"/>
      <w:proofErr w:type="gramEnd"/>
      <w:r w:rsidRPr="002D463F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b/>
          <w:sz w:val="24"/>
        </w:rPr>
        <w:t>check_apple</w:t>
      </w:r>
      <w:proofErr w:type="spellEnd"/>
      <w:r w:rsidRPr="002D463F">
        <w:rPr>
          <w:rFonts w:ascii="Times New Roman" w:hAnsi="Times New Roman" w:cs="Times New Roman"/>
          <w:b/>
          <w:sz w:val="24"/>
        </w:rPr>
        <w:t>(</w:t>
      </w:r>
      <w:proofErr w:type="spellStart"/>
      <w:r w:rsidRPr="002D463F">
        <w:rPr>
          <w:rFonts w:ascii="Times New Roman" w:hAnsi="Times New Roman" w:cs="Times New Roman"/>
          <w:b/>
          <w:sz w:val="24"/>
        </w:rPr>
        <w:t>self,x</w:t>
      </w:r>
      <w:proofErr w:type="spellEnd"/>
      <w:r w:rsidRPr="002D463F">
        <w:rPr>
          <w:rFonts w:ascii="Times New Roman" w:hAnsi="Times New Roman" w:cs="Times New Roman"/>
          <w:b/>
          <w:sz w:val="24"/>
        </w:rPr>
        <w:t>)</w:t>
      </w:r>
      <w:r w:rsidRPr="002D463F">
        <w:rPr>
          <w:rFonts w:ascii="Times New Roman" w:hAnsi="Times New Roman" w:cs="Times New Roman"/>
          <w:b/>
          <w:sz w:val="24"/>
        </w:rPr>
        <w:t>:</w:t>
      </w:r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untuk</w:t>
      </w:r>
      <w:proofErr w:type="spellEnd"/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mengecek</w:t>
      </w:r>
      <w:proofErr w:type="spellEnd"/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apel</w:t>
      </w:r>
      <w:proofErr w:type="spellEnd"/>
    </w:p>
    <w:p w:rsidR="00B356D2" w:rsidRPr="002D463F" w:rsidRDefault="00B356D2" w:rsidP="00B356D2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2D463F">
        <w:rPr>
          <w:rFonts w:ascii="Times New Roman" w:hAnsi="Times New Roman" w:cs="Times New Roman"/>
          <w:b/>
          <w:sz w:val="24"/>
        </w:rPr>
        <w:t>def</w:t>
      </w:r>
      <w:proofErr w:type="spellEnd"/>
      <w:proofErr w:type="gramEnd"/>
      <w:r w:rsidRPr="002D463F">
        <w:rPr>
          <w:rFonts w:ascii="Times New Roman" w:hAnsi="Times New Roman" w:cs="Times New Roman"/>
          <w:b/>
          <w:sz w:val="24"/>
        </w:rPr>
        <w:t xml:space="preserve"> check_collisions2(</w:t>
      </w:r>
      <w:proofErr w:type="spellStart"/>
      <w:r w:rsidRPr="002D463F">
        <w:rPr>
          <w:rFonts w:ascii="Times New Roman" w:hAnsi="Times New Roman" w:cs="Times New Roman"/>
          <w:b/>
          <w:sz w:val="24"/>
        </w:rPr>
        <w:t>self,x</w:t>
      </w:r>
      <w:proofErr w:type="spellEnd"/>
      <w:r w:rsidRPr="002D463F">
        <w:rPr>
          <w:rFonts w:ascii="Times New Roman" w:hAnsi="Times New Roman" w:cs="Times New Roman"/>
          <w:b/>
          <w:sz w:val="24"/>
        </w:rPr>
        <w:t>)</w:t>
      </w:r>
      <w:r w:rsidRPr="002D463F">
        <w:rPr>
          <w:rFonts w:ascii="Times New Roman" w:hAnsi="Times New Roman" w:cs="Times New Roman"/>
          <w:b/>
          <w:sz w:val="24"/>
        </w:rPr>
        <w:t>:</w:t>
      </w:r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untuk</w:t>
      </w:r>
      <w:proofErr w:type="spellEnd"/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mengecek</w:t>
      </w:r>
      <w:proofErr w:type="spellEnd"/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tabrakan</w:t>
      </w:r>
      <w:proofErr w:type="spellEnd"/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dengan</w:t>
      </w:r>
      <w:proofErr w:type="spellEnd"/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dinding</w:t>
      </w:r>
      <w:proofErr w:type="spellEnd"/>
    </w:p>
    <w:p w:rsidR="00B356D2" w:rsidRPr="002D463F" w:rsidRDefault="00B356D2" w:rsidP="00B356D2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2D463F">
        <w:rPr>
          <w:rFonts w:ascii="Times New Roman" w:hAnsi="Times New Roman" w:cs="Times New Roman"/>
          <w:b/>
          <w:sz w:val="24"/>
        </w:rPr>
        <w:t>def</w:t>
      </w:r>
      <w:proofErr w:type="spellEnd"/>
      <w:proofErr w:type="gramEnd"/>
      <w:r w:rsidRPr="002D463F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b/>
          <w:sz w:val="24"/>
        </w:rPr>
        <w:t>add_apple</w:t>
      </w:r>
      <w:proofErr w:type="spellEnd"/>
      <w:r w:rsidRPr="002D463F">
        <w:rPr>
          <w:rFonts w:ascii="Times New Roman" w:hAnsi="Times New Roman" w:cs="Times New Roman"/>
          <w:b/>
          <w:sz w:val="24"/>
        </w:rPr>
        <w:t>(self)</w:t>
      </w:r>
      <w:r w:rsidRPr="002D463F">
        <w:rPr>
          <w:rFonts w:ascii="Times New Roman" w:hAnsi="Times New Roman" w:cs="Times New Roman"/>
          <w:b/>
          <w:sz w:val="24"/>
        </w:rPr>
        <w:t>:</w:t>
      </w:r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untuk</w:t>
      </w:r>
      <w:proofErr w:type="spellEnd"/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menambahkan</w:t>
      </w:r>
      <w:proofErr w:type="spellEnd"/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apel</w:t>
      </w:r>
      <w:proofErr w:type="spellEnd"/>
    </w:p>
    <w:p w:rsidR="002D463F" w:rsidRPr="002D463F" w:rsidRDefault="002D463F" w:rsidP="002D463F">
      <w:pPr>
        <w:jc w:val="center"/>
        <w:rPr>
          <w:rFonts w:ascii="Times New Roman" w:hAnsi="Times New Roman" w:cs="Times New Roman"/>
          <w:b/>
          <w:sz w:val="24"/>
        </w:rPr>
      </w:pPr>
      <w:proofErr w:type="gramStart"/>
      <w:r w:rsidRPr="002D463F">
        <w:rPr>
          <w:rFonts w:ascii="Times New Roman" w:hAnsi="Times New Roman" w:cs="Times New Roman"/>
          <w:b/>
          <w:sz w:val="24"/>
        </w:rPr>
        <w:t>class</w:t>
      </w:r>
      <w:proofErr w:type="gramEnd"/>
      <w:r w:rsidRPr="002D463F">
        <w:rPr>
          <w:rFonts w:ascii="Times New Roman" w:hAnsi="Times New Roman" w:cs="Times New Roman"/>
          <w:b/>
          <w:sz w:val="24"/>
        </w:rPr>
        <w:t xml:space="preserve"> apple()</w:t>
      </w:r>
    </w:p>
    <w:p w:rsidR="002D463F" w:rsidRPr="002D463F" w:rsidRDefault="002D463F" w:rsidP="00B356D2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2D463F">
        <w:rPr>
          <w:rFonts w:ascii="Times New Roman" w:hAnsi="Times New Roman" w:cs="Times New Roman"/>
          <w:sz w:val="24"/>
        </w:rPr>
        <w:t>untuk</w:t>
      </w:r>
      <w:proofErr w:type="spellEnd"/>
      <w:proofErr w:type="gramEnd"/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mengatur</w:t>
      </w:r>
      <w:proofErr w:type="spellEnd"/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tampilan</w:t>
      </w:r>
      <w:proofErr w:type="spellEnd"/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apel</w:t>
      </w:r>
      <w:proofErr w:type="spellEnd"/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dan</w:t>
      </w:r>
      <w:proofErr w:type="spellEnd"/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posisi</w:t>
      </w:r>
      <w:proofErr w:type="spellEnd"/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apel</w:t>
      </w:r>
      <w:proofErr w:type="spellEnd"/>
      <w:r w:rsidRPr="002D463F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D463F">
        <w:rPr>
          <w:rFonts w:ascii="Times New Roman" w:hAnsi="Times New Roman" w:cs="Times New Roman"/>
          <w:sz w:val="24"/>
        </w:rPr>
        <w:t>muncul</w:t>
      </w:r>
      <w:proofErr w:type="spellEnd"/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secara</w:t>
      </w:r>
      <w:proofErr w:type="spellEnd"/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bergantian</w:t>
      </w:r>
      <w:proofErr w:type="spellEnd"/>
      <w:r w:rsidRPr="002D463F">
        <w:rPr>
          <w:rFonts w:ascii="Times New Roman" w:hAnsi="Times New Roman" w:cs="Times New Roman"/>
          <w:sz w:val="24"/>
        </w:rPr>
        <w:t>.</w:t>
      </w:r>
    </w:p>
    <w:p w:rsidR="002D463F" w:rsidRPr="002D463F" w:rsidRDefault="002D463F" w:rsidP="002D463F">
      <w:pPr>
        <w:jc w:val="center"/>
        <w:rPr>
          <w:rFonts w:ascii="Times New Roman" w:hAnsi="Times New Roman" w:cs="Times New Roman"/>
          <w:b/>
          <w:sz w:val="24"/>
        </w:rPr>
      </w:pPr>
      <w:proofErr w:type="gramStart"/>
      <w:r w:rsidRPr="002D463F">
        <w:rPr>
          <w:rFonts w:ascii="Times New Roman" w:hAnsi="Times New Roman" w:cs="Times New Roman"/>
          <w:b/>
          <w:sz w:val="24"/>
        </w:rPr>
        <w:t>class</w:t>
      </w:r>
      <w:proofErr w:type="gramEnd"/>
      <w:r w:rsidRPr="002D463F">
        <w:rPr>
          <w:rFonts w:ascii="Times New Roman" w:hAnsi="Times New Roman" w:cs="Times New Roman"/>
          <w:b/>
          <w:sz w:val="24"/>
        </w:rPr>
        <w:t xml:space="preserve"> game()</w:t>
      </w:r>
    </w:p>
    <w:p w:rsidR="002D463F" w:rsidRPr="002D463F" w:rsidRDefault="002D463F" w:rsidP="002D463F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2D463F">
        <w:rPr>
          <w:rFonts w:ascii="Times New Roman" w:hAnsi="Times New Roman" w:cs="Times New Roman"/>
          <w:b/>
          <w:sz w:val="24"/>
        </w:rPr>
        <w:t>def</w:t>
      </w:r>
      <w:proofErr w:type="spellEnd"/>
      <w:proofErr w:type="gramEnd"/>
      <w:r w:rsidRPr="002D463F">
        <w:rPr>
          <w:rFonts w:ascii="Times New Roman" w:hAnsi="Times New Roman" w:cs="Times New Roman"/>
          <w:b/>
          <w:sz w:val="24"/>
        </w:rPr>
        <w:t xml:space="preserve"> over(self)</w:t>
      </w:r>
      <w:r w:rsidRPr="002D463F">
        <w:rPr>
          <w:rFonts w:ascii="Times New Roman" w:hAnsi="Times New Roman" w:cs="Times New Roman"/>
          <w:b/>
          <w:sz w:val="24"/>
        </w:rPr>
        <w:t>:</w:t>
      </w:r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mengtur</w:t>
      </w:r>
      <w:proofErr w:type="spellEnd"/>
      <w:r>
        <w:rPr>
          <w:rFonts w:ascii="Times New Roman" w:hAnsi="Times New Roman" w:cs="Times New Roman"/>
          <w:sz w:val="24"/>
        </w:rPr>
        <w:t xml:space="preserve"> game over, </w:t>
      </w:r>
      <w:proofErr w:type="spellStart"/>
      <w:r>
        <w:rPr>
          <w:rFonts w:ascii="Times New Roman" w:hAnsi="Times New Roman" w:cs="Times New Roman"/>
          <w:sz w:val="24"/>
        </w:rPr>
        <w:t>ketika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menyentuh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dinding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tubuh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sendiri</w:t>
      </w:r>
      <w:proofErr w:type="spellEnd"/>
    </w:p>
    <w:p w:rsidR="002D463F" w:rsidRPr="002D463F" w:rsidRDefault="002D463F" w:rsidP="002D463F">
      <w:pPr>
        <w:rPr>
          <w:rFonts w:ascii="Times New Roman" w:hAnsi="Times New Roman" w:cs="Times New Roman"/>
          <w:b/>
          <w:sz w:val="24"/>
        </w:rPr>
      </w:pPr>
      <w:proofErr w:type="spellStart"/>
      <w:proofErr w:type="gramStart"/>
      <w:r w:rsidRPr="002D463F">
        <w:rPr>
          <w:rFonts w:ascii="Times New Roman" w:hAnsi="Times New Roman" w:cs="Times New Roman"/>
          <w:b/>
          <w:sz w:val="24"/>
        </w:rPr>
        <w:t>def</w:t>
      </w:r>
      <w:proofErr w:type="spellEnd"/>
      <w:proofErr w:type="gramEnd"/>
      <w:r w:rsidRPr="002D463F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b/>
          <w:sz w:val="24"/>
        </w:rPr>
        <w:t>make_button</w:t>
      </w:r>
      <w:proofErr w:type="spellEnd"/>
      <w:r w:rsidRPr="002D463F">
        <w:rPr>
          <w:rFonts w:ascii="Times New Roman" w:hAnsi="Times New Roman" w:cs="Times New Roman"/>
          <w:b/>
          <w:sz w:val="24"/>
        </w:rPr>
        <w:t xml:space="preserve">(self, </w:t>
      </w:r>
      <w:proofErr w:type="spellStart"/>
      <w:r w:rsidRPr="002D463F">
        <w:rPr>
          <w:rFonts w:ascii="Times New Roman" w:hAnsi="Times New Roman" w:cs="Times New Roman"/>
          <w:b/>
          <w:sz w:val="24"/>
        </w:rPr>
        <w:t>pos</w:t>
      </w:r>
      <w:proofErr w:type="spellEnd"/>
      <w:r w:rsidRPr="002D463F">
        <w:rPr>
          <w:rFonts w:ascii="Times New Roman" w:hAnsi="Times New Roman" w:cs="Times New Roman"/>
          <w:b/>
          <w:sz w:val="24"/>
        </w:rPr>
        <w:t xml:space="preserve">, text, color, action=None, </w:t>
      </w:r>
      <w:proofErr w:type="spellStart"/>
      <w:r w:rsidRPr="002D463F">
        <w:rPr>
          <w:rFonts w:ascii="Times New Roman" w:hAnsi="Times New Roman" w:cs="Times New Roman"/>
          <w:b/>
          <w:sz w:val="24"/>
        </w:rPr>
        <w:t>textsize</w:t>
      </w:r>
      <w:proofErr w:type="spellEnd"/>
      <w:r w:rsidRPr="002D463F">
        <w:rPr>
          <w:rFonts w:ascii="Times New Roman" w:hAnsi="Times New Roman" w:cs="Times New Roman"/>
          <w:b/>
          <w:sz w:val="24"/>
        </w:rPr>
        <w:t>=20)</w:t>
      </w:r>
      <w:r>
        <w:rPr>
          <w:rFonts w:ascii="Times New Roman" w:hAnsi="Times New Roman" w:cs="Times New Roman"/>
          <w:b/>
          <w:sz w:val="24"/>
        </w:rPr>
        <w:t>:</w:t>
      </w:r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membuat</w:t>
      </w:r>
      <w:proofErr w:type="spellEnd"/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tombol</w:t>
      </w:r>
      <w:proofErr w:type="spellEnd"/>
    </w:p>
    <w:p w:rsidR="002D463F" w:rsidRPr="002D463F" w:rsidRDefault="002D463F" w:rsidP="002D463F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2D463F">
        <w:rPr>
          <w:rFonts w:ascii="Times New Roman" w:hAnsi="Times New Roman" w:cs="Times New Roman"/>
          <w:b/>
          <w:sz w:val="24"/>
        </w:rPr>
        <w:t>def</w:t>
      </w:r>
      <w:proofErr w:type="spellEnd"/>
      <w:proofErr w:type="gramEnd"/>
      <w:r w:rsidRPr="002D463F">
        <w:rPr>
          <w:rFonts w:ascii="Times New Roman" w:hAnsi="Times New Roman" w:cs="Times New Roman"/>
          <w:b/>
          <w:sz w:val="24"/>
        </w:rPr>
        <w:t xml:space="preserve"> reset(self)</w:t>
      </w:r>
      <w:r>
        <w:rPr>
          <w:rFonts w:ascii="Times New Roman" w:hAnsi="Times New Roman" w:cs="Times New Roman"/>
          <w:b/>
          <w:sz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mereset</w:t>
      </w:r>
      <w:proofErr w:type="spellEnd"/>
    </w:p>
    <w:p w:rsidR="002D463F" w:rsidRDefault="002D463F" w:rsidP="002D463F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2D463F">
        <w:rPr>
          <w:rFonts w:ascii="Times New Roman" w:hAnsi="Times New Roman" w:cs="Times New Roman"/>
          <w:b/>
          <w:sz w:val="24"/>
        </w:rPr>
        <w:t>def</w:t>
      </w:r>
      <w:proofErr w:type="spellEnd"/>
      <w:proofErr w:type="gramEnd"/>
      <w:r w:rsidRPr="002D463F">
        <w:rPr>
          <w:rFonts w:ascii="Times New Roman" w:hAnsi="Times New Roman" w:cs="Times New Roman"/>
          <w:b/>
          <w:sz w:val="24"/>
        </w:rPr>
        <w:t xml:space="preserve"> loop(self)</w:t>
      </w:r>
      <w:r>
        <w:rPr>
          <w:rFonts w:ascii="Times New Roman" w:hAnsi="Times New Roman" w:cs="Times New Roman"/>
          <w:b/>
          <w:sz w:val="24"/>
        </w:rPr>
        <w:t>:</w:t>
      </w:r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sz w:val="24"/>
        </w:rPr>
        <w:t>melooping</w:t>
      </w:r>
      <w:proofErr w:type="spellEnd"/>
    </w:p>
    <w:p w:rsidR="002D463F" w:rsidRPr="002D463F" w:rsidRDefault="002D463F" w:rsidP="002D463F">
      <w:pPr>
        <w:jc w:val="center"/>
        <w:rPr>
          <w:rFonts w:ascii="Times New Roman" w:hAnsi="Times New Roman" w:cs="Times New Roman"/>
          <w:b/>
          <w:sz w:val="24"/>
        </w:rPr>
      </w:pPr>
      <w:proofErr w:type="gramStart"/>
      <w:r w:rsidRPr="002D463F">
        <w:rPr>
          <w:rFonts w:ascii="Times New Roman" w:hAnsi="Times New Roman" w:cs="Times New Roman"/>
          <w:b/>
          <w:sz w:val="24"/>
        </w:rPr>
        <w:t>class</w:t>
      </w:r>
      <w:proofErr w:type="gramEnd"/>
      <w:r w:rsidRPr="002D463F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b/>
          <w:sz w:val="24"/>
        </w:rPr>
        <w:t>startmenu</w:t>
      </w:r>
      <w:proofErr w:type="spellEnd"/>
      <w:r w:rsidRPr="002D463F">
        <w:rPr>
          <w:rFonts w:ascii="Times New Roman" w:hAnsi="Times New Roman" w:cs="Times New Roman"/>
          <w:b/>
          <w:sz w:val="24"/>
        </w:rPr>
        <w:t>()</w:t>
      </w:r>
    </w:p>
    <w:p w:rsidR="002D463F" w:rsidRPr="002D463F" w:rsidRDefault="002D463F" w:rsidP="002D463F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2D463F">
        <w:rPr>
          <w:rFonts w:ascii="Times New Roman" w:hAnsi="Times New Roman" w:cs="Times New Roman"/>
          <w:b/>
          <w:sz w:val="24"/>
        </w:rPr>
        <w:t>def</w:t>
      </w:r>
      <w:proofErr w:type="spellEnd"/>
      <w:proofErr w:type="gramEnd"/>
      <w:r w:rsidRPr="002D463F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b/>
          <w:sz w:val="24"/>
        </w:rPr>
        <w:t>make_text</w:t>
      </w:r>
      <w:proofErr w:type="spellEnd"/>
      <w:r w:rsidRPr="002D463F">
        <w:rPr>
          <w:rFonts w:ascii="Times New Roman" w:hAnsi="Times New Roman" w:cs="Times New Roman"/>
          <w:b/>
          <w:sz w:val="24"/>
        </w:rPr>
        <w:t>(self, x, y, text, size=20, color = (0,0,0), a = False)</w:t>
      </w:r>
      <w:r>
        <w:rPr>
          <w:rFonts w:ascii="Times New Roman" w:hAnsi="Times New Roman" w:cs="Times New Roman"/>
          <w:b/>
          <w:sz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text</w:t>
      </w:r>
    </w:p>
    <w:p w:rsidR="002D463F" w:rsidRPr="002D463F" w:rsidRDefault="002D463F" w:rsidP="002D463F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2D463F">
        <w:rPr>
          <w:rFonts w:ascii="Times New Roman" w:hAnsi="Times New Roman" w:cs="Times New Roman"/>
          <w:b/>
          <w:sz w:val="24"/>
        </w:rPr>
        <w:t>def</w:t>
      </w:r>
      <w:proofErr w:type="spellEnd"/>
      <w:proofErr w:type="gramEnd"/>
      <w:r w:rsidRPr="002D463F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2D463F">
        <w:rPr>
          <w:rFonts w:ascii="Times New Roman" w:hAnsi="Times New Roman" w:cs="Times New Roman"/>
          <w:b/>
          <w:sz w:val="24"/>
        </w:rPr>
        <w:t>make_button</w:t>
      </w:r>
      <w:proofErr w:type="spellEnd"/>
      <w:r w:rsidRPr="002D463F">
        <w:rPr>
          <w:rFonts w:ascii="Times New Roman" w:hAnsi="Times New Roman" w:cs="Times New Roman"/>
          <w:b/>
          <w:sz w:val="24"/>
        </w:rPr>
        <w:t xml:space="preserve">(self, </w:t>
      </w:r>
      <w:proofErr w:type="spellStart"/>
      <w:r w:rsidRPr="002D463F">
        <w:rPr>
          <w:rFonts w:ascii="Times New Roman" w:hAnsi="Times New Roman" w:cs="Times New Roman"/>
          <w:b/>
          <w:sz w:val="24"/>
        </w:rPr>
        <w:t>pos</w:t>
      </w:r>
      <w:proofErr w:type="spellEnd"/>
      <w:r w:rsidRPr="002D463F">
        <w:rPr>
          <w:rFonts w:ascii="Times New Roman" w:hAnsi="Times New Roman" w:cs="Times New Roman"/>
          <w:b/>
          <w:sz w:val="24"/>
        </w:rPr>
        <w:t xml:space="preserve">, text, color, action=None, </w:t>
      </w:r>
      <w:proofErr w:type="spellStart"/>
      <w:r w:rsidRPr="002D463F">
        <w:rPr>
          <w:rFonts w:ascii="Times New Roman" w:hAnsi="Times New Roman" w:cs="Times New Roman"/>
          <w:b/>
          <w:sz w:val="24"/>
        </w:rPr>
        <w:t>textsize</w:t>
      </w:r>
      <w:proofErr w:type="spellEnd"/>
      <w:r w:rsidRPr="002D463F">
        <w:rPr>
          <w:rFonts w:ascii="Times New Roman" w:hAnsi="Times New Roman" w:cs="Times New Roman"/>
          <w:b/>
          <w:sz w:val="24"/>
        </w:rPr>
        <w:t>=20)</w:t>
      </w:r>
      <w:r>
        <w:rPr>
          <w:rFonts w:ascii="Times New Roman" w:hAnsi="Times New Roman" w:cs="Times New Roman"/>
          <w:b/>
          <w:sz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tombol</w:t>
      </w:r>
      <w:proofErr w:type="spellEnd"/>
    </w:p>
    <w:p w:rsidR="002D463F" w:rsidRPr="002D463F" w:rsidRDefault="002D463F" w:rsidP="002D463F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2D463F">
        <w:rPr>
          <w:rFonts w:ascii="Times New Roman" w:hAnsi="Times New Roman" w:cs="Times New Roman"/>
          <w:b/>
          <w:sz w:val="24"/>
        </w:rPr>
        <w:t>def</w:t>
      </w:r>
      <w:proofErr w:type="spellEnd"/>
      <w:proofErr w:type="gramEnd"/>
      <w:r w:rsidRPr="002D463F">
        <w:rPr>
          <w:rFonts w:ascii="Times New Roman" w:hAnsi="Times New Roman" w:cs="Times New Roman"/>
          <w:b/>
          <w:sz w:val="24"/>
        </w:rPr>
        <w:t xml:space="preserve"> start(self)</w:t>
      </w:r>
      <w:r>
        <w:rPr>
          <w:rFonts w:ascii="Times New Roman" w:hAnsi="Times New Roman" w:cs="Times New Roman"/>
          <w:b/>
          <w:sz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mengatur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posisi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tombol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mulai</w:t>
      </w:r>
      <w:proofErr w:type="spellEnd"/>
    </w:p>
    <w:p w:rsidR="002D463F" w:rsidRPr="002D463F" w:rsidRDefault="002D463F" w:rsidP="002D463F">
      <w:pPr>
        <w:rPr>
          <w:rFonts w:ascii="Times New Roman" w:hAnsi="Times New Roman" w:cs="Times New Roman"/>
          <w:b/>
          <w:sz w:val="24"/>
        </w:rPr>
      </w:pPr>
      <w:proofErr w:type="spellStart"/>
      <w:proofErr w:type="gramStart"/>
      <w:r w:rsidRPr="002D463F">
        <w:rPr>
          <w:rFonts w:ascii="Times New Roman" w:hAnsi="Times New Roman" w:cs="Times New Roman"/>
          <w:b/>
          <w:sz w:val="24"/>
        </w:rPr>
        <w:t>def</w:t>
      </w:r>
      <w:proofErr w:type="spellEnd"/>
      <w:proofErr w:type="gramEnd"/>
      <w:r w:rsidRPr="002D463F">
        <w:rPr>
          <w:rFonts w:ascii="Times New Roman" w:hAnsi="Times New Roman" w:cs="Times New Roman"/>
          <w:b/>
          <w:sz w:val="24"/>
        </w:rPr>
        <w:t xml:space="preserve"> start3(self)</w:t>
      </w:r>
      <w:r>
        <w:rPr>
          <w:rFonts w:ascii="Times New Roman" w:hAnsi="Times New Roman" w:cs="Times New Roman"/>
          <w:b/>
          <w:sz w:val="24"/>
        </w:rPr>
        <w:t>:</w:t>
      </w:r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mengatur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posisi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tombol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mulai</w:t>
      </w:r>
      <w:proofErr w:type="spellEnd"/>
    </w:p>
    <w:p w:rsidR="002D463F" w:rsidRPr="002D463F" w:rsidRDefault="002D463F" w:rsidP="002D463F">
      <w:pPr>
        <w:rPr>
          <w:rFonts w:ascii="Times New Roman" w:hAnsi="Times New Roman" w:cs="Times New Roman"/>
          <w:b/>
          <w:sz w:val="24"/>
        </w:rPr>
      </w:pPr>
      <w:proofErr w:type="spellStart"/>
      <w:proofErr w:type="gramStart"/>
      <w:r w:rsidRPr="002D463F">
        <w:rPr>
          <w:rFonts w:ascii="Times New Roman" w:hAnsi="Times New Roman" w:cs="Times New Roman"/>
          <w:b/>
          <w:sz w:val="24"/>
        </w:rPr>
        <w:t>def</w:t>
      </w:r>
      <w:proofErr w:type="spellEnd"/>
      <w:proofErr w:type="gramEnd"/>
      <w:r w:rsidRPr="002D463F">
        <w:rPr>
          <w:rFonts w:ascii="Times New Roman" w:hAnsi="Times New Roman" w:cs="Times New Roman"/>
          <w:b/>
          <w:sz w:val="24"/>
        </w:rPr>
        <w:t xml:space="preserve"> start4(self)</w:t>
      </w:r>
      <w:r>
        <w:rPr>
          <w:rFonts w:ascii="Times New Roman" w:hAnsi="Times New Roman" w:cs="Times New Roman"/>
          <w:b/>
          <w:sz w:val="24"/>
        </w:rPr>
        <w:t>:</w:t>
      </w:r>
      <w:r w:rsidRPr="002D463F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mengatur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posisi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tombol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mulai</w:t>
      </w:r>
      <w:proofErr w:type="spellEnd"/>
    </w:p>
    <w:p w:rsidR="002D463F" w:rsidRPr="002D463F" w:rsidRDefault="002D463F" w:rsidP="002D463F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2D463F">
        <w:rPr>
          <w:rFonts w:ascii="Times New Roman" w:hAnsi="Times New Roman" w:cs="Times New Roman"/>
          <w:b/>
          <w:sz w:val="24"/>
        </w:rPr>
        <w:lastRenderedPageBreak/>
        <w:t>def</w:t>
      </w:r>
      <w:proofErr w:type="spellEnd"/>
      <w:proofErr w:type="gramEnd"/>
      <w:r w:rsidRPr="002D463F">
        <w:rPr>
          <w:rFonts w:ascii="Times New Roman" w:hAnsi="Times New Roman" w:cs="Times New Roman"/>
          <w:b/>
          <w:sz w:val="24"/>
        </w:rPr>
        <w:t xml:space="preserve"> e(self)</w:t>
      </w:r>
      <w:r>
        <w:rPr>
          <w:rFonts w:ascii="Times New Roman" w:hAnsi="Times New Roman" w:cs="Times New Roman"/>
          <w:b/>
          <w:sz w:val="24"/>
        </w:rPr>
        <w:t>: a</w:t>
      </w:r>
      <w:r>
        <w:rPr>
          <w:rFonts w:ascii="Times New Roman" w:hAnsi="Times New Roman" w:cs="Times New Roman"/>
          <w:sz w:val="24"/>
        </w:rPr>
        <w:t xml:space="preserve">ction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memulai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aturan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tertentu</w:t>
      </w:r>
      <w:proofErr w:type="spellEnd"/>
    </w:p>
    <w:p w:rsidR="002D463F" w:rsidRPr="002D463F" w:rsidRDefault="002D463F" w:rsidP="002D463F">
      <w:pPr>
        <w:rPr>
          <w:rFonts w:ascii="Times New Roman" w:hAnsi="Times New Roman" w:cs="Times New Roman"/>
          <w:b/>
          <w:sz w:val="24"/>
        </w:rPr>
      </w:pPr>
      <w:proofErr w:type="spellStart"/>
      <w:proofErr w:type="gramStart"/>
      <w:r w:rsidRPr="002D463F">
        <w:rPr>
          <w:rFonts w:ascii="Times New Roman" w:hAnsi="Times New Roman" w:cs="Times New Roman"/>
          <w:b/>
          <w:sz w:val="24"/>
        </w:rPr>
        <w:t>def</w:t>
      </w:r>
      <w:proofErr w:type="spellEnd"/>
      <w:proofErr w:type="gramEnd"/>
      <w:r w:rsidRPr="002D463F">
        <w:rPr>
          <w:rFonts w:ascii="Times New Roman" w:hAnsi="Times New Roman" w:cs="Times New Roman"/>
          <w:b/>
          <w:sz w:val="24"/>
        </w:rPr>
        <w:t xml:space="preserve"> n(self)</w:t>
      </w:r>
      <w:r>
        <w:rPr>
          <w:rFonts w:ascii="Times New Roman" w:hAnsi="Times New Roman" w:cs="Times New Roman"/>
          <w:b/>
          <w:sz w:val="24"/>
        </w:rPr>
        <w:t>:</w:t>
      </w:r>
      <w:r w:rsidRPr="002D463F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a</w:t>
      </w:r>
      <w:r>
        <w:rPr>
          <w:rFonts w:ascii="Times New Roman" w:hAnsi="Times New Roman" w:cs="Times New Roman"/>
          <w:sz w:val="24"/>
        </w:rPr>
        <w:t xml:space="preserve">ction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memulai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aturan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tertentu</w:t>
      </w:r>
      <w:proofErr w:type="spellEnd"/>
    </w:p>
    <w:p w:rsidR="002D463F" w:rsidRPr="002D463F" w:rsidRDefault="002D463F" w:rsidP="002D463F">
      <w:pPr>
        <w:rPr>
          <w:rFonts w:ascii="Times New Roman" w:hAnsi="Times New Roman" w:cs="Times New Roman"/>
          <w:b/>
          <w:sz w:val="24"/>
        </w:rPr>
      </w:pPr>
      <w:proofErr w:type="spellStart"/>
      <w:proofErr w:type="gramStart"/>
      <w:r w:rsidRPr="002D463F">
        <w:rPr>
          <w:rFonts w:ascii="Times New Roman" w:hAnsi="Times New Roman" w:cs="Times New Roman"/>
          <w:b/>
          <w:sz w:val="24"/>
        </w:rPr>
        <w:t>def</w:t>
      </w:r>
      <w:proofErr w:type="spellEnd"/>
      <w:proofErr w:type="gramEnd"/>
      <w:r w:rsidRPr="002D463F">
        <w:rPr>
          <w:rFonts w:ascii="Times New Roman" w:hAnsi="Times New Roman" w:cs="Times New Roman"/>
          <w:b/>
          <w:sz w:val="24"/>
        </w:rPr>
        <w:t xml:space="preserve"> h(self)</w:t>
      </w:r>
      <w:r>
        <w:rPr>
          <w:rFonts w:ascii="Times New Roman" w:hAnsi="Times New Roman" w:cs="Times New Roman"/>
          <w:b/>
          <w:sz w:val="24"/>
        </w:rPr>
        <w:t>:</w:t>
      </w:r>
      <w:r w:rsidRPr="002D463F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a</w:t>
      </w:r>
      <w:r>
        <w:rPr>
          <w:rFonts w:ascii="Times New Roman" w:hAnsi="Times New Roman" w:cs="Times New Roman"/>
          <w:sz w:val="24"/>
        </w:rPr>
        <w:t xml:space="preserve">ction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memulai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aturan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tertentu</w:t>
      </w:r>
      <w:proofErr w:type="spellEnd"/>
    </w:p>
    <w:p w:rsidR="002D463F" w:rsidRPr="002D463F" w:rsidRDefault="002D463F" w:rsidP="002D463F">
      <w:pPr>
        <w:rPr>
          <w:rFonts w:ascii="Times New Roman" w:hAnsi="Times New Roman" w:cs="Times New Roman"/>
          <w:b/>
          <w:sz w:val="24"/>
        </w:rPr>
      </w:pPr>
      <w:proofErr w:type="spellStart"/>
      <w:proofErr w:type="gramStart"/>
      <w:r w:rsidRPr="002D463F">
        <w:rPr>
          <w:rFonts w:ascii="Times New Roman" w:hAnsi="Times New Roman" w:cs="Times New Roman"/>
          <w:b/>
          <w:sz w:val="24"/>
        </w:rPr>
        <w:t>def</w:t>
      </w:r>
      <w:proofErr w:type="spellEnd"/>
      <w:proofErr w:type="gramEnd"/>
      <w:r w:rsidRPr="002D463F">
        <w:rPr>
          <w:rFonts w:ascii="Times New Roman" w:hAnsi="Times New Roman" w:cs="Times New Roman"/>
          <w:b/>
          <w:sz w:val="24"/>
        </w:rPr>
        <w:t xml:space="preserve"> ex(self)</w:t>
      </w:r>
      <w:r>
        <w:rPr>
          <w:rFonts w:ascii="Times New Roman" w:hAnsi="Times New Roman" w:cs="Times New Roman"/>
          <w:b/>
          <w:sz w:val="24"/>
        </w:rPr>
        <w:t>:</w:t>
      </w:r>
      <w:r w:rsidRPr="002D463F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a</w:t>
      </w:r>
      <w:r>
        <w:rPr>
          <w:rFonts w:ascii="Times New Roman" w:hAnsi="Times New Roman" w:cs="Times New Roman"/>
          <w:sz w:val="24"/>
        </w:rPr>
        <w:t xml:space="preserve">ction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memulai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aturan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tertentu</w:t>
      </w:r>
      <w:proofErr w:type="spellEnd"/>
    </w:p>
    <w:p w:rsidR="002D463F" w:rsidRPr="002D463F" w:rsidRDefault="002D463F" w:rsidP="002D463F">
      <w:pPr>
        <w:rPr>
          <w:rFonts w:ascii="Times New Roman" w:hAnsi="Times New Roman" w:cs="Times New Roman"/>
          <w:b/>
          <w:sz w:val="24"/>
        </w:rPr>
      </w:pPr>
      <w:proofErr w:type="spellStart"/>
      <w:proofErr w:type="gramStart"/>
      <w:r w:rsidRPr="002D463F">
        <w:rPr>
          <w:rFonts w:ascii="Times New Roman" w:hAnsi="Times New Roman" w:cs="Times New Roman"/>
          <w:b/>
          <w:sz w:val="24"/>
        </w:rPr>
        <w:t>def</w:t>
      </w:r>
      <w:proofErr w:type="spellEnd"/>
      <w:proofErr w:type="gramEnd"/>
      <w:r w:rsidRPr="002D463F">
        <w:rPr>
          <w:rFonts w:ascii="Times New Roman" w:hAnsi="Times New Roman" w:cs="Times New Roman"/>
          <w:b/>
          <w:sz w:val="24"/>
        </w:rPr>
        <w:t xml:space="preserve"> exit(self)</w:t>
      </w:r>
      <w:r>
        <w:rPr>
          <w:rFonts w:ascii="Times New Roman" w:hAnsi="Times New Roman" w:cs="Times New Roman"/>
          <w:b/>
          <w:sz w:val="24"/>
        </w:rPr>
        <w:t xml:space="preserve">: </w:t>
      </w:r>
      <w:r>
        <w:rPr>
          <w:rFonts w:ascii="Times New Roman" w:hAnsi="Times New Roman" w:cs="Times New Roman"/>
          <w:b/>
          <w:sz w:val="24"/>
        </w:rPr>
        <w:t>a</w:t>
      </w:r>
      <w:r>
        <w:rPr>
          <w:rFonts w:ascii="Times New Roman" w:hAnsi="Times New Roman" w:cs="Times New Roman"/>
          <w:sz w:val="24"/>
        </w:rPr>
        <w:t xml:space="preserve">ction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tombol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keluar</w:t>
      </w:r>
      <w:proofErr w:type="spellEnd"/>
    </w:p>
    <w:p w:rsidR="002D463F" w:rsidRDefault="002D463F" w:rsidP="002D463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KONSEP OOP</w:t>
      </w:r>
    </w:p>
    <w:p w:rsidR="002D463F" w:rsidRDefault="002D463F" w:rsidP="002D463F">
      <w:pPr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b/>
          <w:sz w:val="24"/>
        </w:rPr>
        <w:t>INHERITANCE :</w:t>
      </w:r>
      <w:proofErr w:type="gramEnd"/>
      <w:r w:rsidR="00A556D0">
        <w:rPr>
          <w:rFonts w:ascii="Times New Roman" w:hAnsi="Times New Roman" w:cs="Times New Roman"/>
          <w:b/>
          <w:sz w:val="24"/>
        </w:rPr>
        <w:t xml:space="preserve"> -</w:t>
      </w:r>
    </w:p>
    <w:p w:rsidR="00A556D0" w:rsidRPr="00FC398F" w:rsidRDefault="00FC398F" w:rsidP="002D463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POLYMORPHISM: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sama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dua</w:t>
      </w:r>
      <w:proofErr w:type="spellEnd"/>
      <w:r>
        <w:rPr>
          <w:rFonts w:ascii="Times New Roman" w:hAnsi="Times New Roman" w:cs="Times New Roman"/>
          <w:sz w:val="24"/>
        </w:rPr>
        <w:t xml:space="preserve"> class yang </w:t>
      </w:r>
      <w:proofErr w:type="spellStart"/>
      <w:r>
        <w:rPr>
          <w:rFonts w:ascii="Times New Roman" w:hAnsi="Times New Roman" w:cs="Times New Roman"/>
          <w:sz w:val="24"/>
        </w:rPr>
        <w:t>berbeda</w:t>
      </w:r>
      <w:proofErr w:type="spellEnd"/>
    </w:p>
    <w:p w:rsidR="00A556D0" w:rsidRDefault="00A556D0" w:rsidP="00A556D0">
      <w:p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Ex :</w:t>
      </w:r>
      <w:proofErr w:type="gramEnd"/>
    </w:p>
    <w:p w:rsidR="00A556D0" w:rsidRPr="0022655C" w:rsidRDefault="00A556D0" w:rsidP="00A556D0">
      <w:pPr>
        <w:rPr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proofErr w:type="gramStart"/>
      <w:r w:rsidRPr="0022655C">
        <w:rPr>
          <w:sz w:val="24"/>
        </w:rPr>
        <w:t>class</w:t>
      </w:r>
      <w:proofErr w:type="gramEnd"/>
      <w:r w:rsidRPr="0022655C">
        <w:rPr>
          <w:sz w:val="24"/>
        </w:rPr>
        <w:t xml:space="preserve"> game()</w:t>
      </w:r>
    </w:p>
    <w:p w:rsidR="00A556D0" w:rsidRDefault="00A556D0" w:rsidP="00A556D0">
      <w:pPr>
        <w:ind w:firstLine="720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22655C">
        <w:rPr>
          <w:sz w:val="24"/>
        </w:rPr>
        <w:t>def</w:t>
      </w:r>
      <w:proofErr w:type="spellEnd"/>
      <w:proofErr w:type="gramEnd"/>
      <w:r w:rsidRPr="0022655C">
        <w:rPr>
          <w:sz w:val="24"/>
        </w:rPr>
        <w:t xml:space="preserve"> </w:t>
      </w:r>
      <w:proofErr w:type="spellStart"/>
      <w:r w:rsidRPr="0022655C">
        <w:rPr>
          <w:sz w:val="24"/>
        </w:rPr>
        <w:t>make_button</w:t>
      </w:r>
      <w:proofErr w:type="spellEnd"/>
      <w:r w:rsidRPr="0022655C">
        <w:rPr>
          <w:sz w:val="24"/>
        </w:rPr>
        <w:t xml:space="preserve">(self, </w:t>
      </w:r>
      <w:proofErr w:type="spellStart"/>
      <w:r w:rsidRPr="0022655C">
        <w:rPr>
          <w:sz w:val="24"/>
        </w:rPr>
        <w:t>pos</w:t>
      </w:r>
      <w:proofErr w:type="spellEnd"/>
      <w:r w:rsidRPr="0022655C">
        <w:rPr>
          <w:sz w:val="24"/>
        </w:rPr>
        <w:t>, text, color,</w:t>
      </w:r>
      <w:r w:rsidRPr="00A556D0">
        <w:rPr>
          <w:rFonts w:ascii="Times New Roman" w:hAnsi="Times New Roman" w:cs="Times New Roman"/>
          <w:b/>
          <w:sz w:val="24"/>
        </w:rPr>
        <w:t xml:space="preserve"> </w:t>
      </w:r>
      <w:r w:rsidRPr="00A556D0">
        <w:rPr>
          <w:rFonts w:ascii="Times New Roman" w:hAnsi="Times New Roman" w:cs="Times New Roman"/>
          <w:sz w:val="24"/>
        </w:rPr>
        <w:t xml:space="preserve">action=None, </w:t>
      </w:r>
      <w:proofErr w:type="spellStart"/>
      <w:r w:rsidRPr="00A556D0">
        <w:rPr>
          <w:rFonts w:ascii="Times New Roman" w:hAnsi="Times New Roman" w:cs="Times New Roman"/>
          <w:sz w:val="24"/>
        </w:rPr>
        <w:t>textsize</w:t>
      </w:r>
      <w:proofErr w:type="spellEnd"/>
      <w:r w:rsidRPr="00A556D0">
        <w:rPr>
          <w:rFonts w:ascii="Times New Roman" w:hAnsi="Times New Roman" w:cs="Times New Roman"/>
          <w:sz w:val="24"/>
        </w:rPr>
        <w:t>=20):</w:t>
      </w:r>
    </w:p>
    <w:p w:rsidR="00A556D0" w:rsidRPr="00A556D0" w:rsidRDefault="00A556D0" w:rsidP="00A556D0">
      <w:pPr>
        <w:tabs>
          <w:tab w:val="center" w:pos="3969"/>
          <w:tab w:val="left" w:pos="5346"/>
        </w:tabs>
        <w:rPr>
          <w:rFonts w:ascii="Times New Roman" w:hAnsi="Times New Roman" w:cs="Times New Roman"/>
          <w:sz w:val="24"/>
        </w:rPr>
      </w:pPr>
      <w:proofErr w:type="gramStart"/>
      <w:r w:rsidRPr="00A556D0">
        <w:rPr>
          <w:rFonts w:ascii="Times New Roman" w:hAnsi="Times New Roman" w:cs="Times New Roman"/>
          <w:sz w:val="24"/>
        </w:rPr>
        <w:t>class</w:t>
      </w:r>
      <w:proofErr w:type="gramEnd"/>
      <w:r w:rsidRPr="00A556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556D0">
        <w:rPr>
          <w:rFonts w:ascii="Times New Roman" w:hAnsi="Times New Roman" w:cs="Times New Roman"/>
          <w:sz w:val="24"/>
        </w:rPr>
        <w:t>startmenu</w:t>
      </w:r>
      <w:proofErr w:type="spellEnd"/>
      <w:r w:rsidRPr="00A556D0">
        <w:rPr>
          <w:rFonts w:ascii="Times New Roman" w:hAnsi="Times New Roman" w:cs="Times New Roman"/>
          <w:sz w:val="24"/>
        </w:rPr>
        <w:t>()</w:t>
      </w:r>
      <w:r w:rsidRPr="00A556D0">
        <w:rPr>
          <w:rFonts w:ascii="Times New Roman" w:hAnsi="Times New Roman" w:cs="Times New Roman"/>
          <w:sz w:val="24"/>
        </w:rPr>
        <w:tab/>
      </w:r>
    </w:p>
    <w:p w:rsidR="00A556D0" w:rsidRPr="00A556D0" w:rsidRDefault="00A556D0" w:rsidP="00A556D0">
      <w:pPr>
        <w:ind w:firstLine="720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A556D0">
        <w:rPr>
          <w:rFonts w:ascii="Times New Roman" w:hAnsi="Times New Roman" w:cs="Times New Roman"/>
          <w:sz w:val="24"/>
        </w:rPr>
        <w:t>def</w:t>
      </w:r>
      <w:proofErr w:type="spellEnd"/>
      <w:proofErr w:type="gramEnd"/>
      <w:r w:rsidRPr="00A556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556D0">
        <w:rPr>
          <w:rFonts w:ascii="Times New Roman" w:hAnsi="Times New Roman" w:cs="Times New Roman"/>
          <w:sz w:val="24"/>
        </w:rPr>
        <w:t>make_button</w:t>
      </w:r>
      <w:proofErr w:type="spellEnd"/>
      <w:r w:rsidRPr="00A556D0">
        <w:rPr>
          <w:rFonts w:ascii="Times New Roman" w:hAnsi="Times New Roman" w:cs="Times New Roman"/>
          <w:sz w:val="24"/>
        </w:rPr>
        <w:t xml:space="preserve">(self, </w:t>
      </w:r>
      <w:proofErr w:type="spellStart"/>
      <w:r w:rsidRPr="00A556D0">
        <w:rPr>
          <w:rFonts w:ascii="Times New Roman" w:hAnsi="Times New Roman" w:cs="Times New Roman"/>
          <w:sz w:val="24"/>
        </w:rPr>
        <w:t>pos</w:t>
      </w:r>
      <w:proofErr w:type="spellEnd"/>
      <w:r w:rsidRPr="00A556D0">
        <w:rPr>
          <w:rFonts w:ascii="Times New Roman" w:hAnsi="Times New Roman" w:cs="Times New Roman"/>
          <w:sz w:val="24"/>
        </w:rPr>
        <w:t xml:space="preserve">, text, color, action=None, </w:t>
      </w:r>
      <w:proofErr w:type="spellStart"/>
      <w:r w:rsidRPr="00A556D0">
        <w:rPr>
          <w:rFonts w:ascii="Times New Roman" w:hAnsi="Times New Roman" w:cs="Times New Roman"/>
          <w:sz w:val="24"/>
        </w:rPr>
        <w:t>textsize</w:t>
      </w:r>
      <w:proofErr w:type="spellEnd"/>
      <w:r w:rsidRPr="00A556D0">
        <w:rPr>
          <w:rFonts w:ascii="Times New Roman" w:hAnsi="Times New Roman" w:cs="Times New Roman"/>
          <w:sz w:val="24"/>
        </w:rPr>
        <w:t>=20):</w:t>
      </w:r>
    </w:p>
    <w:p w:rsidR="00A556D0" w:rsidRDefault="00FC398F" w:rsidP="00A556D0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OVERLOADING: -</w:t>
      </w:r>
    </w:p>
    <w:p w:rsidR="00FC398F" w:rsidRPr="00FC398F" w:rsidRDefault="00FC398F" w:rsidP="00A556D0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ENCAPSULATION: -</w:t>
      </w:r>
      <w:bookmarkStart w:id="27" w:name="_GoBack"/>
      <w:bookmarkEnd w:id="27"/>
    </w:p>
    <w:p w:rsidR="002D463F" w:rsidRPr="00C978A5" w:rsidRDefault="002D463F" w:rsidP="00B356D2">
      <w:pPr>
        <w:rPr>
          <w:sz w:val="24"/>
        </w:rPr>
      </w:pPr>
    </w:p>
    <w:p w:rsidR="00B356D2" w:rsidRPr="00B356D2" w:rsidRDefault="00B356D2" w:rsidP="00B356D2">
      <w:pPr>
        <w:rPr>
          <w:rFonts w:ascii="Times New Roman" w:hAnsi="Times New Roman" w:cs="Times New Roman"/>
          <w:sz w:val="24"/>
        </w:rPr>
      </w:pPr>
    </w:p>
    <w:p w:rsidR="0022655C" w:rsidRDefault="0022655C" w:rsidP="00B356D2">
      <w:p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br w:type="page"/>
      </w:r>
    </w:p>
    <w:p w:rsidR="00463761" w:rsidRDefault="00463761" w:rsidP="00463761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463761">
        <w:rPr>
          <w:rFonts w:ascii="Times New Roman" w:hAnsi="Times New Roman" w:cs="Times New Roman"/>
          <w:sz w:val="24"/>
          <w:szCs w:val="24"/>
          <w:lang w:val="en-ID"/>
        </w:rPr>
        <w:lastRenderedPageBreak/>
        <w:t>DAFTAR PUSTAKA</w:t>
      </w:r>
    </w:p>
    <w:p w:rsidR="00463761" w:rsidRDefault="00463761" w:rsidP="00463761">
      <w:pPr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PYGAME :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hyperlink r:id="rId52" w:history="1">
        <w:r w:rsidRPr="00D40E36">
          <w:rPr>
            <w:rStyle w:val="Hyperlink"/>
            <w:rFonts w:ascii="Times New Roman" w:hAnsi="Times New Roman" w:cs="Times New Roman"/>
            <w:sz w:val="24"/>
            <w:szCs w:val="24"/>
            <w:lang w:val="en-ID"/>
          </w:rPr>
          <w:t>www.pygame.org</w:t>
        </w:r>
      </w:hyperlink>
    </w:p>
    <w:p w:rsidR="00FB438F" w:rsidRDefault="00FC398F" w:rsidP="00FB438F">
      <w:pPr>
        <w:ind w:left="1200"/>
        <w:rPr>
          <w:rFonts w:ascii="Times New Roman" w:hAnsi="Times New Roman" w:cs="Times New Roman"/>
          <w:sz w:val="24"/>
          <w:szCs w:val="24"/>
          <w:lang w:val="en-ID"/>
        </w:rPr>
      </w:pPr>
      <w:hyperlink r:id="rId53" w:history="1">
        <w:r w:rsidR="00833309" w:rsidRPr="00D40E36">
          <w:rPr>
            <w:rStyle w:val="Hyperlink"/>
            <w:rFonts w:ascii="Times New Roman" w:hAnsi="Times New Roman" w:cs="Times New Roman"/>
            <w:sz w:val="24"/>
            <w:szCs w:val="24"/>
            <w:lang w:val="en-ID"/>
          </w:rPr>
          <w:t>https://hackernoon.com/50-popular-python-open-source-projects-on-github-in-2018-c750f9bf56a0</w:t>
        </w:r>
      </w:hyperlink>
      <w:r w:rsidR="00833309">
        <w:rPr>
          <w:rFonts w:ascii="Times New Roman" w:hAnsi="Times New Roman" w:cs="Times New Roman"/>
          <w:sz w:val="24"/>
          <w:szCs w:val="24"/>
          <w:lang w:val="en-ID"/>
        </w:rPr>
        <w:t xml:space="preserve">       </w:t>
      </w:r>
      <w:hyperlink r:id="rId54" w:history="1">
        <w:r w:rsidR="00FB438F" w:rsidRPr="00D40E36">
          <w:rPr>
            <w:rStyle w:val="Hyperlink"/>
            <w:rFonts w:ascii="Times New Roman" w:hAnsi="Times New Roman" w:cs="Times New Roman"/>
            <w:sz w:val="24"/>
            <w:szCs w:val="24"/>
            <w:lang w:val="en-ID"/>
          </w:rPr>
          <w:t>http://programarcadegames.com/index.php?lang=en&amp;chapter=introduction_to_sprites</w:t>
        </w:r>
      </w:hyperlink>
      <w:r w:rsidR="0083330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:rsidR="00833309" w:rsidRDefault="00FB438F" w:rsidP="00833309">
      <w:pPr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        </w:t>
      </w:r>
      <w:hyperlink r:id="rId55" w:history="1">
        <w:r w:rsidR="00833309" w:rsidRPr="00D40E36">
          <w:rPr>
            <w:rStyle w:val="Hyperlink"/>
            <w:rFonts w:ascii="Times New Roman" w:hAnsi="Times New Roman" w:cs="Times New Roman"/>
            <w:sz w:val="24"/>
            <w:szCs w:val="24"/>
            <w:lang w:val="en-ID"/>
          </w:rPr>
          <w:t>https://github.com/pygame</w:t>
        </w:r>
      </w:hyperlink>
    </w:p>
    <w:p w:rsidR="00833309" w:rsidRDefault="00833309" w:rsidP="00463761">
      <w:pPr>
        <w:rPr>
          <w:rFonts w:ascii="Times New Roman" w:hAnsi="Times New Roman" w:cs="Times New Roman"/>
          <w:sz w:val="24"/>
          <w:szCs w:val="24"/>
          <w:lang w:val="en-ID"/>
        </w:rPr>
      </w:pPr>
    </w:p>
    <w:p w:rsidR="00833309" w:rsidRDefault="00463761" w:rsidP="00833309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KIVY        : </w:t>
      </w:r>
      <w:hyperlink r:id="rId56" w:history="1">
        <w:r w:rsidR="00833309" w:rsidRPr="00D40E36">
          <w:rPr>
            <w:rStyle w:val="Hyperlink"/>
            <w:rFonts w:ascii="Times New Roman" w:hAnsi="Times New Roman" w:cs="Times New Roman"/>
            <w:sz w:val="24"/>
            <w:szCs w:val="24"/>
            <w:lang w:val="en-ID"/>
          </w:rPr>
          <w:t>www.kivy.org</w:t>
        </w:r>
      </w:hyperlink>
      <w:r w:rsidR="0012412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:rsidR="00833309" w:rsidRDefault="00833309" w:rsidP="00833309">
      <w:pPr>
        <w:ind w:left="72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       </w:t>
      </w:r>
      <w:hyperlink r:id="rId57" w:history="1">
        <w:r w:rsidRPr="00D40E36">
          <w:rPr>
            <w:rStyle w:val="Hyperlink"/>
            <w:rFonts w:ascii="Times New Roman" w:hAnsi="Times New Roman" w:cs="Times New Roman"/>
            <w:sz w:val="24"/>
            <w:szCs w:val="24"/>
            <w:lang w:val="en-ID"/>
          </w:rPr>
          <w:t>https://hackernoon.com/50-popular-python-open-source-projects-on-github-in-2018-c750f9bf56a</w:t>
        </w:r>
      </w:hyperlink>
    </w:p>
    <w:p w:rsidR="00463761" w:rsidRDefault="00833309" w:rsidP="00833309">
      <w:pPr>
        <w:ind w:left="720" w:firstLine="72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hyperlink r:id="rId58" w:history="1">
        <w:r w:rsidR="00733DEB" w:rsidRPr="00D40E36">
          <w:rPr>
            <w:rStyle w:val="Hyperlink"/>
            <w:rFonts w:ascii="Times New Roman" w:hAnsi="Times New Roman" w:cs="Times New Roman"/>
            <w:sz w:val="24"/>
            <w:szCs w:val="24"/>
            <w:lang w:val="en-ID"/>
          </w:rPr>
          <w:t>https://github.com/kivy</w:t>
        </w:r>
      </w:hyperlink>
    </w:p>
    <w:p w:rsidR="00733DEB" w:rsidRPr="00463761" w:rsidRDefault="00733DEB" w:rsidP="00463761">
      <w:pPr>
        <w:rPr>
          <w:rFonts w:ascii="Times New Roman" w:hAnsi="Times New Roman" w:cs="Times New Roman"/>
          <w:sz w:val="24"/>
          <w:szCs w:val="24"/>
          <w:lang w:val="en-ID"/>
        </w:rPr>
      </w:pPr>
    </w:p>
    <w:sectPr w:rsidR="00733DEB" w:rsidRPr="00463761" w:rsidSect="00DA37F6">
      <w:pgSz w:w="11907" w:h="16839" w:code="9"/>
      <w:pgMar w:top="1701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68AB"/>
    <w:rsid w:val="00080CC2"/>
    <w:rsid w:val="000A4946"/>
    <w:rsid w:val="00112FDD"/>
    <w:rsid w:val="00124121"/>
    <w:rsid w:val="00172763"/>
    <w:rsid w:val="001A68AB"/>
    <w:rsid w:val="001D2777"/>
    <w:rsid w:val="0022655C"/>
    <w:rsid w:val="002A3996"/>
    <w:rsid w:val="002D463F"/>
    <w:rsid w:val="00463761"/>
    <w:rsid w:val="004643B7"/>
    <w:rsid w:val="00556742"/>
    <w:rsid w:val="00596D7A"/>
    <w:rsid w:val="006B2727"/>
    <w:rsid w:val="00733DEB"/>
    <w:rsid w:val="007437D0"/>
    <w:rsid w:val="00833309"/>
    <w:rsid w:val="008F7B39"/>
    <w:rsid w:val="00A0059A"/>
    <w:rsid w:val="00A556D0"/>
    <w:rsid w:val="00B356D2"/>
    <w:rsid w:val="00B91D97"/>
    <w:rsid w:val="00C978A5"/>
    <w:rsid w:val="00CB5CC9"/>
    <w:rsid w:val="00D311B5"/>
    <w:rsid w:val="00D75308"/>
    <w:rsid w:val="00DA37F6"/>
    <w:rsid w:val="00FB438F"/>
    <w:rsid w:val="00FC398F"/>
    <w:rsid w:val="00FF6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643B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F6C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37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76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63761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643B7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0A4946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643B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F6C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37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76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63761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643B7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0A494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00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://2.bp.blogspot.com/-XObsF0X7Ls4/WNHlYguor5I/AAAAAAAAATA/sTIfoFjkuXo8IvotkQqVSX49hQMhllL5gCK4B/s1600/4.png" TargetMode="External"/><Relationship Id="rId26" Type="http://schemas.openxmlformats.org/officeDocument/2006/relationships/hyperlink" Target="http://1.bp.blogspot.com/-ocvoj0tdquU/WNHuvtqXn3I/AAAAAAAAAT0/grrdvGSi2P4b6dIJAc-Nopzk7COCwN5BwCK4B/s1600/8.png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6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hyperlink" Target="https://github.com/pygame" TargetMode="External"/><Relationship Id="rId7" Type="http://schemas.openxmlformats.org/officeDocument/2006/relationships/hyperlink" Target="http://www.libsdl.org/" TargetMode="External"/><Relationship Id="rId12" Type="http://schemas.openxmlformats.org/officeDocument/2006/relationships/hyperlink" Target="http://2.bp.blogspot.com/-H7d5xk7DqjE/WNHkLkN0fwI/AAAAAAAAASc/TstCqeWMvJ8rpPeZUGZSiy8Nlks3Li1WACK4B/s1600/1.png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2.bp.blogspot.com/-65Z4lwY2GnQ/WNHlGAra2BI/AAAAAAAAAS0/ej1FdWdEZH4_vzeJjTlAkBH8sP2Nv9v6gCK4B/s1600/3.png" TargetMode="External"/><Relationship Id="rId20" Type="http://schemas.openxmlformats.org/officeDocument/2006/relationships/hyperlink" Target="http://1.bp.blogspot.com/-ZNJ6sZ1dwwA/WNHmNbVEF7I/AAAAAAAAATQ/bLAe6u4Dtxw1tOKaTa2N9HD9CENNUSQggCK4B/s1600/5.png" TargetMode="External"/><Relationship Id="rId29" Type="http://schemas.openxmlformats.org/officeDocument/2006/relationships/image" Target="media/image10.png"/><Relationship Id="rId41" Type="http://schemas.openxmlformats.org/officeDocument/2006/relationships/image" Target="media/image22.png"/><Relationship Id="rId54" Type="http://schemas.openxmlformats.org/officeDocument/2006/relationships/hyperlink" Target="http://programarcadegames.com/index.php?lang=en&amp;chapter=introduction_to_sprite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mn-belajarpython.blogspot.co.id/2016/11/cara-install-python-3-dengan-mudah.html" TargetMode="External"/><Relationship Id="rId24" Type="http://schemas.openxmlformats.org/officeDocument/2006/relationships/hyperlink" Target="http://3.bp.blogspot.com/-UGvVgC6jHvA/WNHn05KoOiI/AAAAAAAAATk/aecdaEYC1rQaYV64XH7aJrh6n15TvSKQQCK4B/s1600/7.png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hyperlink" Target="https://hackernoon.com/50-popular-python-open-source-projects-on-github-in-2018-c750f9bf56a0" TargetMode="External"/><Relationship Id="rId58" Type="http://schemas.openxmlformats.org/officeDocument/2006/relationships/hyperlink" Target="https://github.com/kiv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hyperlink" Target="http://2.bp.blogspot.com/-BjzPlLl8w0U/WNHvCDFqyRI/AAAAAAAAAUE/pznxGQ6DOLo5F7Q0PZTXpefFMnOdj9HJwCK4B/s1600/9.png" TargetMode="External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hyperlink" Target="https://hackernoon.com/50-popular-python-open-source-projects-on-github-in-2018-c750f9bf56a" TargetMode="External"/><Relationship Id="rId10" Type="http://schemas.openxmlformats.org/officeDocument/2006/relationships/hyperlink" Target="http://mn-belajarpython.blogspot.co.id/2017/03/cara-install-pygame-di-linux.html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hyperlink" Target="http://www.pygame.org" TargetMode="External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twitter.com/pygame_org" TargetMode="External"/><Relationship Id="rId14" Type="http://schemas.openxmlformats.org/officeDocument/2006/relationships/hyperlink" Target="http://3.bp.blogspot.com/-M-QOByuFc1I/WNHklFtHYwI/AAAAAAAAASs/aCHU1hNIyr8U28bMwxO_cfiDiJmrISBWACK4B/s1600/2.png" TargetMode="External"/><Relationship Id="rId22" Type="http://schemas.openxmlformats.org/officeDocument/2006/relationships/hyperlink" Target="http://3.bp.blogspot.com/-12zEeLMbqAE/WNHmavRV6BI/AAAAAAAAATY/9NHXtlw7s98ce0sYshAktMCCcXfTN4M7wCK4B/s1600/6.png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hyperlink" Target="http://www.kivy.org" TargetMode="External"/><Relationship Id="rId8" Type="http://schemas.openxmlformats.org/officeDocument/2006/relationships/hyperlink" Target="http://www.pygame.org/dashboard" TargetMode="External"/><Relationship Id="rId51" Type="http://schemas.openxmlformats.org/officeDocument/2006/relationships/image" Target="media/image32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216331-EF89-4573-931C-1E5B7A9752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693</TotalTime>
  <Pages>24</Pages>
  <Words>1669</Words>
  <Characters>9518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X441U</dc:creator>
  <cp:lastModifiedBy>X441U</cp:lastModifiedBy>
  <cp:revision>16</cp:revision>
  <dcterms:created xsi:type="dcterms:W3CDTF">2018-12-16T16:07:00Z</dcterms:created>
  <dcterms:modified xsi:type="dcterms:W3CDTF">2018-12-22T13:00:00Z</dcterms:modified>
</cp:coreProperties>
</file>